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40757318"/>
        <w:docPartObj>
          <w:docPartGallery w:val="Cover Pages"/>
          <w:docPartUnique/>
        </w:docPartObj>
      </w:sdtPr>
      <w:sdtContent>
        <w:p w14:paraId="5AAEA2AB" w14:textId="2C647573" w:rsidR="00171840" w:rsidRPr="00171840" w:rsidRDefault="00171840" w:rsidP="00171840"/>
        <w:p w14:paraId="601CD145" w14:textId="77777777" w:rsidR="00775B95" w:rsidRDefault="00171840">
          <w:r>
            <w:rPr>
              <w:noProof/>
            </w:rPr>
            <mc:AlternateContent>
              <mc:Choice Requires="wpg">
                <w:drawing>
                  <wp:anchor distT="0" distB="0" distL="114300" distR="114300" simplePos="0" relativeHeight="251659264" behindDoc="1" locked="0" layoutInCell="1" allowOverlap="1" wp14:anchorId="2F7697E8" wp14:editId="73AE779E">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Ryhmä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Puolivapaa piirto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2EBDA1C" w14:textId="33C94109" w:rsidR="00171840" w:rsidRPr="00547EFF" w:rsidRDefault="00171840">
                                  <w:pPr>
                                    <w:rPr>
                                      <w:color w:val="FFFFFF" w:themeColor="background1"/>
                                      <w:sz w:val="64"/>
                                      <w:szCs w:val="64"/>
                                    </w:rPr>
                                  </w:pPr>
                                  <w:sdt>
                                    <w:sdtPr>
                                      <w:rPr>
                                        <w:color w:val="FFFFFF" w:themeColor="background1"/>
                                        <w:sz w:val="64"/>
                                        <w:szCs w:val="64"/>
                                      </w:rPr>
                                      <w:alias w:val="Otsikko"/>
                                      <w:tag w:val=""/>
                                      <w:id w:val="-554696155"/>
                                      <w:dataBinding w:prefixMappings="xmlns:ns0='http://purl.org/dc/elements/1.1/' xmlns:ns1='http://schemas.openxmlformats.org/package/2006/metadata/core-properties' " w:xpath="/ns1:coreProperties[1]/ns0:title[1]" w:storeItemID="{6C3C8BC8-F283-45AE-878A-BAB7291924A1}"/>
                                      <w:text/>
                                    </w:sdtPr>
                                    <w:sdtContent>
                                      <w:r w:rsidR="00547EFF" w:rsidRPr="00547EFF">
                                        <w:rPr>
                                          <w:color w:val="FFFFFF" w:themeColor="background1"/>
                                          <w:sz w:val="64"/>
                                          <w:szCs w:val="64"/>
                                        </w:rPr>
                                        <w:t>Word(tekstinkäsittely)</w:t>
                                      </w:r>
                                    </w:sdtContent>
                                  </w:sdt>
                                </w:p>
                              </w:txbxContent>
                            </wps:txbx>
                            <wps:bodyPr rot="0" vert="horz" wrap="square" lIns="914400" tIns="1097280" rIns="1097280" bIns="1097280" anchor="b" anchorCtr="0" upright="1">
                              <a:noAutofit/>
                            </wps:bodyPr>
                          </wps:wsp>
                          <wps:wsp>
                            <wps:cNvPr id="127" name="Puolivapaa piirto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F7697E8" id="Ryhmä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">
                    <o:lock v:ext="edit" aspectratio="t"/>
                    <v:shape id="Puolivapaa piirto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2EBDA1C" w14:textId="33C94109" w:rsidR="00171840" w:rsidRPr="00547EFF" w:rsidRDefault="00171840">
                            <w:pPr>
                              <w:rPr>
                                <w:color w:val="FFFFFF" w:themeColor="background1"/>
                                <w:sz w:val="64"/>
                                <w:szCs w:val="64"/>
                              </w:rPr>
                            </w:pPr>
                            <w:sdt>
                              <w:sdtPr>
                                <w:rPr>
                                  <w:color w:val="FFFFFF" w:themeColor="background1"/>
                                  <w:sz w:val="64"/>
                                  <w:szCs w:val="64"/>
                                </w:rPr>
                                <w:alias w:val="Otsikko"/>
                                <w:tag w:val=""/>
                                <w:id w:val="-554696155"/>
                                <w:dataBinding w:prefixMappings="xmlns:ns0='http://purl.org/dc/elements/1.1/' xmlns:ns1='http://schemas.openxmlformats.org/package/2006/metadata/core-properties' " w:xpath="/ns1:coreProperties[1]/ns0:title[1]" w:storeItemID="{6C3C8BC8-F283-45AE-878A-BAB7291924A1}"/>
                                <w:text/>
                              </w:sdtPr>
                              <w:sdtContent>
                                <w:r w:rsidR="00547EFF" w:rsidRPr="00547EFF">
                                  <w:rPr>
                                    <w:color w:val="FFFFFF" w:themeColor="background1"/>
                                    <w:sz w:val="64"/>
                                    <w:szCs w:val="64"/>
                                  </w:rPr>
                                  <w:t>Word(tekstinkäsittely)</w:t>
                                </w:r>
                              </w:sdtContent>
                            </w:sdt>
                          </w:p>
                        </w:txbxContent>
                      </v:textbox>
                    </v:shape>
                    <v:shape id="Puolivapaa piirto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072FEE86" wp14:editId="54DE438D">
                    <wp:simplePos x="0" y="0"/>
                    <wp:positionH relativeFrom="page">
                      <wp:align>center</wp:align>
                    </wp:positionH>
                    <wp:positionV relativeFrom="margin">
                      <wp:align>bottom</wp:align>
                    </wp:positionV>
                    <wp:extent cx="5753100" cy="146304"/>
                    <wp:effectExtent l="0" t="0" r="0" b="5715"/>
                    <wp:wrapSquare wrapText="bothSides"/>
                    <wp:docPr id="128" name="Tekstiruutu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5296DE" w14:textId="57FB3F71" w:rsidR="00171840" w:rsidRDefault="00171840">
                                <w:pPr>
                                  <w:pStyle w:val="Eivli"/>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72FEE86" id="_x0000_t202" coordsize="21600,21600" o:spt="202" path="m,l,21600r21600,l21600,xe">
                    <v:stroke joinstyle="miter"/>
                    <v:path gradientshapeok="t" o:connecttype="rect"/>
                  </v:shapetype>
                  <v:shape id="Tekstiruutu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" filled="f" stroked="f" strokeweight=".5pt">
                    <v:textbox style="mso-fit-shape-to-text:t" inset="1in,0,86.4pt,0">
                      <w:txbxContent>
                        <w:p w14:paraId="055296DE" w14:textId="57FB3F71" w:rsidR="00171840" w:rsidRDefault="00171840">
                          <w:pPr>
                            <w:pStyle w:val="Eivli"/>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6DD24CE4" wp14:editId="37DCAA69">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kstiruutu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6CD0" w14:textId="74E4D6E2" w:rsidR="00171840" w:rsidRDefault="00171840">
                                <w:pPr>
                                  <w:pStyle w:val="Eivli"/>
                                  <w:spacing w:before="40" w:after="40"/>
                                  <w:rPr>
                                    <w:caps/>
                                    <w:color w:val="4472C4" w:themeColor="accent1"/>
                                    <w:sz w:val="28"/>
                                    <w:szCs w:val="28"/>
                                  </w:rPr>
                                </w:pPr>
                              </w:p>
                              <w:sdt>
                                <w:sdtPr>
                                  <w:rPr>
                                    <w:caps/>
                                    <w:color w:val="5B9BD5" w:themeColor="accent5"/>
                                    <w:sz w:val="24"/>
                                    <w:szCs w:val="24"/>
                                  </w:rPr>
                                  <w:alias w:val="Tekijä"/>
                                  <w:tag w:val=""/>
                                  <w:id w:val="-954487662"/>
                                  <w:dataBinding w:prefixMappings="xmlns:ns0='http://purl.org/dc/elements/1.1/' xmlns:ns1='http://schemas.openxmlformats.org/package/2006/metadata/core-properties' " w:xpath="/ns1:coreProperties[1]/ns0:creator[1]" w:storeItemID="{6C3C8BC8-F283-45AE-878A-BAB7291924A1}"/>
                                  <w:text/>
                                </w:sdtPr>
                                <w:sdtContent>
                                  <w:p w14:paraId="5D973FC0" w14:textId="5816F944" w:rsidR="00171840" w:rsidRDefault="00547EFF">
                                    <w:pPr>
                                      <w:pStyle w:val="Eivli"/>
                                      <w:spacing w:before="40" w:after="40"/>
                                      <w:rPr>
                                        <w:caps/>
                                        <w:color w:val="5B9BD5" w:themeColor="accent5"/>
                                        <w:sz w:val="24"/>
                                        <w:szCs w:val="24"/>
                                      </w:rPr>
                                    </w:pPr>
                                    <w:r>
                                      <w:rPr>
                                        <w:caps/>
                                        <w:color w:val="5B9BD5" w:themeColor="accent5"/>
                                        <w:sz w:val="24"/>
                                        <w:szCs w:val="24"/>
                                      </w:rPr>
                                      <w:t>Valtteri Pitkänen</w:t>
                                    </w:r>
                                    <w:r w:rsidR="00775B95">
                                      <w:rPr>
                                        <w:caps/>
                                        <w:color w:val="5B9BD5" w:themeColor="accent5"/>
                                        <w:sz w:val="24"/>
                                        <w:szCs w:val="24"/>
                                      </w:rPr>
                                      <w:t xml:space="preserve"> 9.5.2021</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DD24CE4" id="Tekstiruutu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" filled="f" stroked="f" strokeweight=".5pt">
                    <v:textbox style="mso-fit-shape-to-text:t" inset="1in,0,86.4pt,0">
                      <w:txbxContent>
                        <w:p w14:paraId="5F6C6CD0" w14:textId="74E4D6E2" w:rsidR="00171840" w:rsidRDefault="00171840">
                          <w:pPr>
                            <w:pStyle w:val="Eivli"/>
                            <w:spacing w:before="40" w:after="40"/>
                            <w:rPr>
                              <w:caps/>
                              <w:color w:val="4472C4" w:themeColor="accent1"/>
                              <w:sz w:val="28"/>
                              <w:szCs w:val="28"/>
                            </w:rPr>
                          </w:pPr>
                        </w:p>
                        <w:sdt>
                          <w:sdtPr>
                            <w:rPr>
                              <w:caps/>
                              <w:color w:val="5B9BD5" w:themeColor="accent5"/>
                              <w:sz w:val="24"/>
                              <w:szCs w:val="24"/>
                            </w:rPr>
                            <w:alias w:val="Tekijä"/>
                            <w:tag w:val=""/>
                            <w:id w:val="-954487662"/>
                            <w:dataBinding w:prefixMappings="xmlns:ns0='http://purl.org/dc/elements/1.1/' xmlns:ns1='http://schemas.openxmlformats.org/package/2006/metadata/core-properties' " w:xpath="/ns1:coreProperties[1]/ns0:creator[1]" w:storeItemID="{6C3C8BC8-F283-45AE-878A-BAB7291924A1}"/>
                            <w:text/>
                          </w:sdtPr>
                          <w:sdtContent>
                            <w:p w14:paraId="5D973FC0" w14:textId="5816F944" w:rsidR="00171840" w:rsidRDefault="00547EFF">
                              <w:pPr>
                                <w:pStyle w:val="Eivli"/>
                                <w:spacing w:before="40" w:after="40"/>
                                <w:rPr>
                                  <w:caps/>
                                  <w:color w:val="5B9BD5" w:themeColor="accent5"/>
                                  <w:sz w:val="24"/>
                                  <w:szCs w:val="24"/>
                                </w:rPr>
                              </w:pPr>
                              <w:r>
                                <w:rPr>
                                  <w:caps/>
                                  <w:color w:val="5B9BD5" w:themeColor="accent5"/>
                                  <w:sz w:val="24"/>
                                  <w:szCs w:val="24"/>
                                </w:rPr>
                                <w:t>Valtteri Pitkänen</w:t>
                              </w:r>
                              <w:r w:rsidR="00775B95">
                                <w:rPr>
                                  <w:caps/>
                                  <w:color w:val="5B9BD5" w:themeColor="accent5"/>
                                  <w:sz w:val="24"/>
                                  <w:szCs w:val="24"/>
                                </w:rPr>
                                <w:t xml:space="preserve"> 9.5.2021</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782410F" wp14:editId="4B0697C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Suorakulmi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Vuosi"/>
                                  <w:tag w:val=""/>
                                  <w:id w:val="1595126926"/>
                                  <w:dataBinding w:prefixMappings="xmlns:ns0='http://schemas.microsoft.com/office/2006/coverPageProps' " w:xpath="/ns0:CoverPageProperties[1]/ns0:PublishDate[1]" w:storeItemID="{55AF091B-3C7A-41E3-B477-F2FDAA23CFDA}"/>
                                  <w:date w:fullDate="2021-01-01T00:00:00Z">
                                    <w:dateFormat w:val="yyyy"/>
                                    <w:lid w:val="fi-FI"/>
                                    <w:storeMappedDataAs w:val="dateTime"/>
                                    <w:calendar w:val="gregorian"/>
                                  </w:date>
                                </w:sdtPr>
                                <w:sdtContent>
                                  <w:p w14:paraId="51ABD826" w14:textId="19F333E5" w:rsidR="00171840" w:rsidRDefault="00547EFF">
                                    <w:pPr>
                                      <w:pStyle w:val="Eivli"/>
                                      <w:jc w:val="right"/>
                                      <w:rPr>
                                        <w:color w:val="FFFFFF" w:themeColor="background1"/>
                                        <w:sz w:val="24"/>
                                        <w:szCs w:val="24"/>
                                      </w:rPr>
                                    </w:pPr>
                                    <w:r>
                                      <w:rPr>
                                        <w:color w:val="FFFFFF" w:themeColor="background1"/>
                                        <w:sz w:val="24"/>
                                        <w:szCs w:val="24"/>
                                      </w:rPr>
                                      <w:t>2021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782410F" id="Suorakulmio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" fillcolor="#4472c4 [3204]" stroked="f" strokeweight="1pt">
                    <o:lock v:ext="edit" aspectratio="t"/>
                    <v:textbox inset="3.6pt,,3.6pt">
                      <w:txbxContent>
                        <w:sdt>
                          <w:sdtPr>
                            <w:rPr>
                              <w:color w:val="FFFFFF" w:themeColor="background1"/>
                              <w:sz w:val="24"/>
                              <w:szCs w:val="24"/>
                            </w:rPr>
                            <w:alias w:val="Vuosi"/>
                            <w:tag w:val=""/>
                            <w:id w:val="1595126926"/>
                            <w:dataBinding w:prefixMappings="xmlns:ns0='http://schemas.microsoft.com/office/2006/coverPageProps' " w:xpath="/ns0:CoverPageProperties[1]/ns0:PublishDate[1]" w:storeItemID="{55AF091B-3C7A-41E3-B477-F2FDAA23CFDA}"/>
                            <w:date w:fullDate="2021-01-01T00:00:00Z">
                              <w:dateFormat w:val="yyyy"/>
                              <w:lid w:val="fi-FI"/>
                              <w:storeMappedDataAs w:val="dateTime"/>
                              <w:calendar w:val="gregorian"/>
                            </w:date>
                          </w:sdtPr>
                          <w:sdtContent>
                            <w:p w14:paraId="51ABD826" w14:textId="19F333E5" w:rsidR="00171840" w:rsidRDefault="00547EFF">
                              <w:pPr>
                                <w:pStyle w:val="Eivli"/>
                                <w:jc w:val="right"/>
                                <w:rPr>
                                  <w:color w:val="FFFFFF" w:themeColor="background1"/>
                                  <w:sz w:val="24"/>
                                  <w:szCs w:val="24"/>
                                </w:rPr>
                              </w:pPr>
                              <w:r>
                                <w:rPr>
                                  <w:color w:val="FFFFFF" w:themeColor="background1"/>
                                  <w:sz w:val="24"/>
                                  <w:szCs w:val="24"/>
                                </w:rPr>
                                <w:t>2021</w:t>
                              </w:r>
                            </w:p>
                          </w:sdtContent>
                        </w:sdt>
                      </w:txbxContent>
                    </v:textbox>
                    <w10:wrap anchorx="margin" anchory="page"/>
                  </v:rect>
                </w:pict>
              </mc:Fallback>
            </mc:AlternateContent>
          </w:r>
          <w:r>
            <w:br w:type="page"/>
          </w:r>
        </w:p>
        <w:sdt>
          <w:sdtPr>
            <w:id w:val="141240879"/>
            <w:docPartObj>
              <w:docPartGallery w:val="Table of Contents"/>
              <w:docPartUnique/>
            </w:docPartObj>
          </w:sdtPr>
          <w:sdtEndPr>
            <w:rPr>
              <w:rFonts w:ascii="Times New Roman" w:hAnsi="Times New Roman"/>
              <w:sz w:val="28"/>
              <w:szCs w:val="26"/>
              <w:lang w:eastAsia="en-US"/>
            </w:rPr>
          </w:sdtEndPr>
          <w:sdtContent>
            <w:p w14:paraId="4C779A82" w14:textId="015A6732" w:rsidR="00775B95" w:rsidRDefault="00775B95">
              <w:pPr>
                <w:pStyle w:val="Sisllysluettelonotsikko"/>
              </w:pPr>
              <w:r>
                <w:t>Sisällysluettelo</w:t>
              </w:r>
            </w:p>
            <w:p w14:paraId="236F4D96" w14:textId="46A6E441" w:rsidR="00775B95" w:rsidRDefault="00775B95" w:rsidP="00775B95">
              <w:pPr>
                <w:pStyle w:val="Otsikko1"/>
              </w:pPr>
              <w:r>
                <w:t>Ensimmäinen kappale</w:t>
              </w:r>
              <w:r>
                <w:ptab w:relativeTo="margin" w:alignment="right" w:leader="dot"/>
              </w:r>
              <w:r>
                <w:t>1</w:t>
              </w:r>
            </w:p>
            <w:p w14:paraId="00003D9A" w14:textId="2BE5E0E1" w:rsidR="00775B95" w:rsidRDefault="00775B95" w:rsidP="00775B95">
              <w:pPr>
                <w:pStyle w:val="Otsikko2"/>
              </w:pPr>
              <w:r>
                <w:t>Toinen kappale</w:t>
              </w:r>
              <w:r>
                <w:ptab w:relativeTo="margin" w:alignment="right" w:leader="dot"/>
              </w:r>
              <w:r>
                <w:t>2</w:t>
              </w:r>
            </w:p>
            <w:p w14:paraId="74D12892" w14:textId="35FD3931" w:rsidR="00775B95" w:rsidRDefault="00775B95" w:rsidP="00775B95">
              <w:pPr>
                <w:pStyle w:val="Otsikko1"/>
              </w:pPr>
              <w:r>
                <w:t>Kolmas kappale</w:t>
              </w:r>
              <w:r>
                <w:ptab w:relativeTo="margin" w:alignment="right" w:leader="dot"/>
              </w:r>
              <w:r>
                <w:t>3</w:t>
              </w:r>
            </w:p>
            <w:p w14:paraId="1EF0E0F6" w14:textId="4C520E26" w:rsidR="00775B95" w:rsidRDefault="00775B95" w:rsidP="00775B95">
              <w:pPr>
                <w:pStyle w:val="Otsikko2"/>
              </w:pPr>
              <w:r>
                <w:t>Neljäs kappale</w:t>
              </w:r>
              <w:r>
                <w:ptab w:relativeTo="margin" w:alignment="right" w:leader="dot"/>
              </w:r>
              <w:r>
                <w:t>4</w:t>
              </w:r>
            </w:p>
          </w:sdtContent>
        </w:sdt>
        <w:p w14:paraId="1132ED3D" w14:textId="77777777" w:rsidR="00775B95" w:rsidRDefault="00775B95">
          <w:pPr>
            <w:spacing w:after="160" w:line="259" w:lineRule="auto"/>
          </w:pPr>
          <w:r>
            <w:br w:type="page"/>
          </w:r>
        </w:p>
        <w:p w14:paraId="5EB62875" w14:textId="4C95282C" w:rsidR="00171840" w:rsidRDefault="00171840"/>
      </w:sdtContent>
    </w:sdt>
    <w:p w14:paraId="73C5B801" w14:textId="0DD5D97C" w:rsidR="004852E8" w:rsidRDefault="00547EFF" w:rsidP="00547EFF">
      <w:pPr>
        <w:pStyle w:val="Otsikko1"/>
        <w:numPr>
          <w:ilvl w:val="0"/>
          <w:numId w:val="2"/>
        </w:numPr>
      </w:pPr>
      <w:r>
        <w:t>Ensimmäinen kappale</w:t>
      </w:r>
    </w:p>
    <w:p w14:paraId="6005120F" w14:textId="3D92A324" w:rsidR="00547EFF" w:rsidRDefault="00547EFF" w:rsidP="00547EFF"/>
    <w:p w14:paraId="38500D06" w14:textId="77777777" w:rsidR="00BC5906" w:rsidRDefault="00547EFF" w:rsidP="00547EFF">
      <w:r>
        <w:t xml:space="preserve">Tässä on tekstiä. </w:t>
      </w:r>
      <w:r>
        <w:t>Tässä on tekstiä.</w:t>
      </w:r>
      <w:r w:rsidRPr="00547EFF">
        <w:t xml:space="preserve"> </w:t>
      </w:r>
      <w:r>
        <w:t>Tässä on tekstiä. Tässä on tekstiä.</w:t>
      </w:r>
      <w:r>
        <w:t xml:space="preserve"> </w:t>
      </w:r>
      <w:r>
        <w:t>Tässä on tekstiä. Tässä on tekstiä.</w:t>
      </w:r>
      <w:r>
        <w:t xml:space="preserve"> </w:t>
      </w:r>
      <w:r>
        <w:t>Tässä on tekstiä. Tässä on tekstiä.</w:t>
      </w:r>
      <w:r>
        <w:t xml:space="preserve"> </w:t>
      </w:r>
      <w:r>
        <w:t>Tässä on tekstiä. Tässä on tekstiä.</w:t>
      </w:r>
      <w:r>
        <w:t xml:space="preserve"> </w:t>
      </w:r>
      <w:r>
        <w:t>Tässä on tekstiä. Tässä on tekstiä.</w:t>
      </w:r>
      <w:r>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t xml:space="preserve"> </w:t>
      </w:r>
      <w:r>
        <w:t>Tässä on tekstiä. Tässä on tekstiä.</w:t>
      </w:r>
      <w:r w:rsidRPr="00547EFF">
        <w:t xml:space="preserve"> </w:t>
      </w:r>
      <w:r>
        <w:t>Tässä on tekstiä.</w:t>
      </w:r>
    </w:p>
    <w:p w14:paraId="58821C82" w14:textId="28A9637C" w:rsidR="00BC5906" w:rsidRDefault="00775B95" w:rsidP="00547EFF">
      <w:r>
        <w:rPr>
          <w:noProof/>
        </w:rPr>
        <mc:AlternateContent>
          <mc:Choice Requires="wps">
            <w:drawing>
              <wp:anchor distT="0" distB="0" distL="114300" distR="114300" simplePos="0" relativeHeight="251665408" behindDoc="0" locked="0" layoutInCell="1" allowOverlap="1" wp14:anchorId="055A5375" wp14:editId="7573BD1E">
                <wp:simplePos x="0" y="0"/>
                <wp:positionH relativeFrom="column">
                  <wp:posOffset>989965</wp:posOffset>
                </wp:positionH>
                <wp:positionV relativeFrom="paragraph">
                  <wp:posOffset>3391535</wp:posOffset>
                </wp:positionV>
                <wp:extent cx="4140200" cy="635"/>
                <wp:effectExtent l="0" t="0" r="0" b="0"/>
                <wp:wrapSquare wrapText="bothSides"/>
                <wp:docPr id="2" name="Tekstiruutu 2"/>
                <wp:cNvGraphicFramePr/>
                <a:graphic xmlns:a="http://schemas.openxmlformats.org/drawingml/2006/main">
                  <a:graphicData uri="http://schemas.microsoft.com/office/word/2010/wordprocessingShape">
                    <wps:wsp>
                      <wps:cNvSpPr txBox="1"/>
                      <wps:spPr>
                        <a:xfrm>
                          <a:off x="0" y="0"/>
                          <a:ext cx="4140200" cy="635"/>
                        </a:xfrm>
                        <a:prstGeom prst="rect">
                          <a:avLst/>
                        </a:prstGeom>
                        <a:solidFill>
                          <a:prstClr val="white"/>
                        </a:solidFill>
                        <a:ln>
                          <a:noFill/>
                        </a:ln>
                      </wps:spPr>
                      <wps:txbx>
                        <w:txbxContent>
                          <w:p w14:paraId="40E5F6B4" w14:textId="37A8715A" w:rsidR="00775B95" w:rsidRPr="003C6C44" w:rsidRDefault="00775B95" w:rsidP="00775B95">
                            <w:pPr>
                              <w:pStyle w:val="Kuvaotsikko"/>
                              <w:rPr>
                                <w:noProof/>
                                <w:sz w:val="24"/>
                              </w:rPr>
                            </w:pPr>
                            <w:r>
                              <w:t xml:space="preserve">Kuva </w:t>
                            </w:r>
                            <w:r>
                              <w:fldChar w:fldCharType="begin"/>
                            </w:r>
                            <w:r>
                              <w:instrText xml:space="preserve"> SEQ Kuva \* ARABIC </w:instrText>
                            </w:r>
                            <w:r>
                              <w:fldChar w:fldCharType="separate"/>
                            </w:r>
                            <w:r>
                              <w:rPr>
                                <w:noProof/>
                              </w:rPr>
                              <w:t>1</w:t>
                            </w:r>
                            <w:r>
                              <w:fldChar w:fldCharType="end"/>
                            </w:r>
                            <w:r>
                              <w:t xml:space="preserve"> Kahvi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5A5375" id="Tekstiruutu 2" o:spid="_x0000_s1032" type="#_x0000_t202" style="position:absolute;margin-left:77.95pt;margin-top:267.05pt;width:32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" stroked="f">
                <v:textbox style="mso-fit-shape-to-text:t" inset="0,0,0,0">
                  <w:txbxContent>
                    <w:p w14:paraId="40E5F6B4" w14:textId="37A8715A" w:rsidR="00775B95" w:rsidRPr="003C6C44" w:rsidRDefault="00775B95" w:rsidP="00775B95">
                      <w:pPr>
                        <w:pStyle w:val="Kuvaotsikko"/>
                        <w:rPr>
                          <w:noProof/>
                          <w:sz w:val="24"/>
                        </w:rPr>
                      </w:pPr>
                      <w:r>
                        <w:t xml:space="preserve">Kuva </w:t>
                      </w:r>
                      <w:r>
                        <w:fldChar w:fldCharType="begin"/>
                      </w:r>
                      <w:r>
                        <w:instrText xml:space="preserve"> SEQ Kuva \* ARABIC </w:instrText>
                      </w:r>
                      <w:r>
                        <w:fldChar w:fldCharType="separate"/>
                      </w:r>
                      <w:r>
                        <w:rPr>
                          <w:noProof/>
                        </w:rPr>
                        <w:t>1</w:t>
                      </w:r>
                      <w:r>
                        <w:fldChar w:fldCharType="end"/>
                      </w:r>
                      <w:r>
                        <w:t xml:space="preserve"> Kahvi</w:t>
                      </w:r>
                    </w:p>
                  </w:txbxContent>
                </v:textbox>
                <w10:wrap type="square"/>
              </v:shape>
            </w:pict>
          </mc:Fallback>
        </mc:AlternateContent>
      </w:r>
      <w:r>
        <w:rPr>
          <w:noProof/>
        </w:rPr>
        <w:drawing>
          <wp:anchor distT="0" distB="0" distL="114300" distR="114300" simplePos="0" relativeHeight="251663360" behindDoc="0" locked="0" layoutInCell="1" allowOverlap="1" wp14:anchorId="0EE499D8" wp14:editId="4BDFE323">
            <wp:simplePos x="0" y="0"/>
            <wp:positionH relativeFrom="margin">
              <wp:align>center</wp:align>
            </wp:positionH>
            <wp:positionV relativeFrom="paragraph">
              <wp:posOffset>577850</wp:posOffset>
            </wp:positionV>
            <wp:extent cx="4140200" cy="2756535"/>
            <wp:effectExtent l="0" t="0" r="0" b="5715"/>
            <wp:wrapSquare wrapText="bothSides"/>
            <wp:docPr id="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4140200" cy="2756535"/>
                    </a:xfrm>
                    <a:prstGeom prst="rect">
                      <a:avLst/>
                    </a:prstGeom>
                  </pic:spPr>
                </pic:pic>
              </a:graphicData>
            </a:graphic>
            <wp14:sizeRelH relativeFrom="margin">
              <wp14:pctWidth>0</wp14:pctWidth>
            </wp14:sizeRelH>
            <wp14:sizeRelV relativeFrom="margin">
              <wp14:pctHeight>0</wp14:pctHeight>
            </wp14:sizeRelV>
          </wp:anchor>
        </w:drawing>
      </w:r>
      <w:r w:rsidR="00547EFF">
        <w:t>Tässä on tekstiä. Tässä on tekstiä. Tässä on tekstiä. Tässä on tekstiä. Tässä on tekstiä. Tässä on tekstiä. Tässä on tekstiä. Tässä on tekstiä. Tässä on tekstiä.</w:t>
      </w:r>
      <w:r w:rsidR="00547EFF" w:rsidRPr="00547EFF">
        <w:t xml:space="preserve"> </w:t>
      </w:r>
      <w:r w:rsidR="00547EFF">
        <w:t>Tässä on tekstiä. Tässä on tekstiä.</w:t>
      </w:r>
      <w:r w:rsidR="00547EFF" w:rsidRPr="00547EFF">
        <w:t xml:space="preserve"> </w:t>
      </w:r>
      <w:r w:rsidR="00547EFF">
        <w:t>Tässä on tekstiä. Tässä on tekstiä. Tässä on tekstiä. Tässä on tekstiä. Tässä on tekstiä. Tässä on tekstiä. Tässä on tekstiä. Tässä on tekstiä. Tässä on tekstiä. Tässä on tekstiä.</w:t>
      </w:r>
      <w:r w:rsidR="00547EFF" w:rsidRPr="00547EFF">
        <w:t xml:space="preserve"> </w:t>
      </w:r>
      <w:r w:rsidR="00547EFF">
        <w:t>Tässä on tekstiä. Tässä on tekstiä.</w:t>
      </w:r>
      <w:r w:rsidR="00547EFF" w:rsidRPr="00547EFF">
        <w:t xml:space="preserve"> </w:t>
      </w:r>
      <w:r w:rsidR="00547EFF">
        <w:t>Tässä on tekstiä. Tässä on tekstiä. Tässä on tekstiä. Tässä on tekstiä. Tässä on tekstiä. Tässä on tekstiä. Tässä on tekstiä. Tässä on tekstiä. Tässä on tekstiä. Tässä on tekstiä.</w:t>
      </w:r>
      <w:r w:rsidR="00547EFF" w:rsidRPr="00547EFF">
        <w:t xml:space="preserve"> </w:t>
      </w:r>
      <w:r w:rsidR="00547EFF">
        <w:t>Tässä on tekstiä. Tässä on tekstiä.</w:t>
      </w:r>
      <w:r w:rsidR="00547EFF" w:rsidRPr="00547EFF">
        <w:t xml:space="preserve"> </w:t>
      </w:r>
      <w:r w:rsidR="00547EFF">
        <w:t>Tässä on tekstiä. Tässä on tekstiä. Tässä on tekstiä. Tässä on tekstiä. Tässä on tekstiä. Tässä on tekstiä. Tässä on tekstiä. Tässä on tekstiä. Tässä on tekstiä. Tässä on tekstiä.</w:t>
      </w:r>
    </w:p>
    <w:p w14:paraId="1655051C" w14:textId="77777777" w:rsidR="00BC5906" w:rsidRDefault="00547EFF" w:rsidP="00547EFF">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p>
    <w:p w14:paraId="72C1D1F9" w14:textId="40477606" w:rsidR="00547EFF" w:rsidRDefault="00547EFF" w:rsidP="00775B95">
      <w:pPr>
        <w:pStyle w:val="OmaTyyli"/>
      </w:pPr>
    </w:p>
    <w:p w14:paraId="133770FF" w14:textId="1B87D5AA" w:rsidR="00547EFF" w:rsidRDefault="00547EFF" w:rsidP="00547EFF">
      <w:pPr>
        <w:pStyle w:val="Otsikko2"/>
        <w:numPr>
          <w:ilvl w:val="0"/>
          <w:numId w:val="2"/>
        </w:numPr>
      </w:pPr>
      <w:r>
        <w:lastRenderedPageBreak/>
        <w:t>Toinen kappale</w:t>
      </w:r>
    </w:p>
    <w:p w14:paraId="451C9DD2" w14:textId="77777777" w:rsidR="00BC5906" w:rsidRPr="00BC5906" w:rsidRDefault="00BC5906" w:rsidP="00BC5906"/>
    <w:p w14:paraId="3D2A29BB" w14:textId="77777777" w:rsidR="00BC5906" w:rsidRDefault="00BC5906" w:rsidP="00BC5906">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 Tässä on tekstiä. Tässä on tekstiä.</w:t>
      </w:r>
      <w:r w:rsidRPr="00547EFF">
        <w:t xml:space="preserve"> </w:t>
      </w:r>
      <w:r>
        <w:t>Tässä on tekstiä.</w:t>
      </w:r>
    </w:p>
    <w:p w14:paraId="158FCEF7" w14:textId="77777777" w:rsidR="00BC5906" w:rsidRDefault="00BC5906" w:rsidP="00BC5906">
      <w:r>
        <w:t>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p>
    <w:p w14:paraId="4903A003" w14:textId="77777777" w:rsidR="00BC5906" w:rsidRDefault="00BC5906" w:rsidP="00BC5906">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p>
    <w:p w14:paraId="2B1E7B77" w14:textId="77777777" w:rsidR="00BC5906" w:rsidRDefault="00BC5906" w:rsidP="00BC5906">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 xml:space="preserve">Tässä on tekstiä. Tässä </w:t>
      </w:r>
      <w:commentRangeStart w:id="0"/>
      <w:r>
        <w:t>on</w:t>
      </w:r>
      <w:commentRangeEnd w:id="0"/>
      <w:r w:rsidR="00AE3A30">
        <w:rPr>
          <w:rStyle w:val="Kommentinviite"/>
        </w:rPr>
        <w:commentReference w:id="0"/>
      </w:r>
      <w:r>
        <w:t xml:space="preserve"> tekstiä. Tässä on tekstiä. Tässä on tekstiä.</w:t>
      </w:r>
    </w:p>
    <w:p w14:paraId="0F7C954C" w14:textId="2F2AA3A2" w:rsidR="00547EFF" w:rsidDel="00AE3A30" w:rsidRDefault="00BC5906" w:rsidP="00BC5906">
      <w:pPr>
        <w:rPr>
          <w:del w:id="1" w:author="Valtteri Pitkänen" w:date="2021-05-09T12:23:00Z"/>
        </w:rPr>
      </w:pPr>
      <w:r>
        <w:t>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w:t>
      </w:r>
    </w:p>
    <w:p w14:paraId="62DE1395" w14:textId="2ED89754" w:rsidR="00BC5906" w:rsidDel="00AE3A30" w:rsidRDefault="00BC5906" w:rsidP="00BC5906">
      <w:pPr>
        <w:pStyle w:val="Otsikko1"/>
        <w:numPr>
          <w:ilvl w:val="0"/>
          <w:numId w:val="2"/>
        </w:numPr>
        <w:rPr>
          <w:del w:id="2" w:author="Valtteri Pitkänen" w:date="2021-05-09T12:23:00Z"/>
        </w:rPr>
      </w:pPr>
      <w:del w:id="3" w:author="Valtteri Pitkänen" w:date="2021-05-09T12:23:00Z">
        <w:r w:rsidDel="00AE3A30">
          <w:delText>Kolmas kappale</w:delText>
        </w:r>
      </w:del>
    </w:p>
    <w:p w14:paraId="3EBCB688" w14:textId="46322AB0" w:rsidR="00BC5906" w:rsidRPr="00BC5906" w:rsidDel="00AE3A30" w:rsidRDefault="00BC5906" w:rsidP="00BC5906">
      <w:pPr>
        <w:rPr>
          <w:del w:id="4" w:author="Valtteri Pitkänen" w:date="2021-05-09T12:23:00Z"/>
        </w:rPr>
      </w:pPr>
    </w:p>
    <w:p w14:paraId="0601B17E" w14:textId="2C3C8AAA" w:rsidR="00BC5906" w:rsidDel="00AE3A30" w:rsidRDefault="00BC5906" w:rsidP="00BC5906">
      <w:pPr>
        <w:rPr>
          <w:del w:id="5" w:author="Valtteri Pitkänen" w:date="2021-05-09T12:23:00Z"/>
        </w:rPr>
      </w:pPr>
      <w:del w:id="6" w:author="Valtteri Pitkänen" w:date="2021-05-09T12:23:00Z">
        <w:r w:rsidDel="00AE3A30">
          <w:delText>Tässä on tekstiä. Tässä on tekstiä.</w:delText>
        </w:r>
        <w:r w:rsidRPr="00547EFF" w:rsidDel="00AE3A30">
          <w:delText xml:space="preserve"> </w:delText>
        </w:r>
        <w:r w:rsidDel="00AE3A30">
          <w:delText>Tässä on tekstiä. Tässä on tekstiä. Tässä on tekstiä. Tässä on tekstiä. Tässä on tekstiä. Tässä on tekstiä. Tässä on tekstiä. Tässä on tekstiä. Tässä on tekstiä. Tässä on tekstiä. Tässä on tekstiä. Tässä on tekstiä.</w:delText>
        </w:r>
        <w:r w:rsidRPr="00547EFF" w:rsidDel="00AE3A30">
          <w:delText xml:space="preserve"> </w:delText>
        </w:r>
        <w:r w:rsidDel="00AE3A30">
          <w:delText>Tässä on tekstiä. Tässä on tekstiä. Tässä on tekstiä. Tässä on tekstiä. Tässä on tekstiä. Tässä on tekstiä. Tässä on tekstiä. Tässä on tekstiä. Tässä on tekstiä. Tässä on tekstiä. Tässä on tekstiä. Tässä on tekstiä.</w:delText>
        </w:r>
        <w:r w:rsidRPr="00547EFF" w:rsidDel="00AE3A30">
          <w:delText xml:space="preserve"> </w:delText>
        </w:r>
        <w:r w:rsidDel="00AE3A30">
          <w:delText>Tässä on tekstiä.</w:delText>
        </w:r>
      </w:del>
    </w:p>
    <w:p w14:paraId="0A02D24B" w14:textId="34B4AF9D" w:rsidR="00BC5906" w:rsidDel="00AE3A30" w:rsidRDefault="00BC5906" w:rsidP="00BC5906">
      <w:pPr>
        <w:rPr>
          <w:del w:id="7" w:author="Valtteri Pitkänen" w:date="2021-05-09T12:23:00Z"/>
        </w:rPr>
      </w:pPr>
      <w:del w:id="8" w:author="Valtteri Pitkänen" w:date="2021-05-09T12:23:00Z">
        <w:r w:rsidDel="00AE3A30">
          <w:delText>Tässä on tekstiä. Tässä on tekstiä. Tässä on tekstiä. Tässä on tekstiä. Tässä on tekstiä. Tässä on tekstiä. Tässä on tekstiä. Tässä on tekstiä. Tässä on tekstiä.</w:delText>
        </w:r>
        <w:r w:rsidRPr="00547EFF" w:rsidDel="00AE3A30">
          <w:delText xml:space="preserve"> </w:delText>
        </w:r>
        <w:r w:rsidDel="00AE3A30">
          <w:delText>Tässä on tekstiä. Tässä on tekstiä.</w:delText>
        </w:r>
        <w:r w:rsidRPr="00547EFF" w:rsidDel="00AE3A30">
          <w:delText xml:space="preserve"> </w:delText>
        </w:r>
        <w:r w:rsidDel="00AE3A30">
          <w:delText>Tässä on tekstiä. Tässä on tekstiä. Tässä on tekstiä. Tässä on tekstiä. Tässä on tekstiä. Tässä on tekstiä. Tässä on tekstiä. Tässä on tekstiä. Tässä on tekstiä. Tässä on tekstiä.</w:delText>
        </w:r>
        <w:r w:rsidRPr="00547EFF" w:rsidDel="00AE3A30">
          <w:delText xml:space="preserve"> </w:delText>
        </w:r>
        <w:r w:rsidDel="00AE3A30">
          <w:delText>Tässä on tekstiä. Tässä on tekstiä.</w:delText>
        </w:r>
        <w:r w:rsidRPr="00547EFF" w:rsidDel="00AE3A30">
          <w:delText xml:space="preserve"> </w:delText>
        </w:r>
        <w:r w:rsidDel="00AE3A30">
          <w:delText>Tässä on tekstiä. Tässä on tekstiä. Tässä on tekstiä. Tässä on tekstiä. Tässä on tekstiä. Tässä on tekstiä. Tässä on tekstiä. Tässä on tekstiä. Tässä on tekstiä. Tässä on tekstiä.</w:delText>
        </w:r>
        <w:r w:rsidRPr="00547EFF" w:rsidDel="00AE3A30">
          <w:delText xml:space="preserve"> </w:delText>
        </w:r>
        <w:r w:rsidDel="00AE3A30">
          <w:delText>Tässä on tekstiä. Tässä on tekstiä.</w:delText>
        </w:r>
        <w:r w:rsidRPr="00547EFF" w:rsidDel="00AE3A30">
          <w:delText xml:space="preserve"> </w:delText>
        </w:r>
        <w:r w:rsidDel="00AE3A30">
          <w:delText>Tässä on tekstiä. Tässä on tekstiä. Tässä on tekstiä. Tässä on tekstiä. Tässä on tekstiä. Tässä on tekstiä. Tässä on tekstiä. Tässä on tekstiä. Tässä on tekstiä. Tässä on tekstiä.</w:delText>
        </w:r>
      </w:del>
    </w:p>
    <w:p w14:paraId="294A3E78" w14:textId="7AD42444" w:rsidR="00BC5906" w:rsidDel="00AE3A30" w:rsidRDefault="00BC5906" w:rsidP="00AE3A30">
      <w:pPr>
        <w:rPr>
          <w:del w:id="9" w:author="Valtteri Pitkänen" w:date="2021-05-09T12:23:00Z"/>
        </w:rPr>
      </w:pPr>
      <w:del w:id="10" w:author="Valtteri Pitkänen" w:date="2021-05-09T12:23:00Z">
        <w:r w:rsidDel="00AE3A30">
          <w:delText>Tässä on tekstiä. Tässä on tekstiä.</w:delText>
        </w:r>
        <w:r w:rsidRPr="00547EFF" w:rsidDel="00AE3A30">
          <w:delText xml:space="preserve"> </w:delText>
        </w:r>
        <w:r w:rsidDel="00AE3A30">
          <w:delText>Tässä on tekstiä. Tässä on tekstiä. Tässä on tekstiä. Tässä on tekstiä. Tässä on tekstiä. Tässä on tekstiä. Tässä on tekstiä. Tässä on tekstiä. Tässä on tekstiä. Tässä on tekstiä.</w:delText>
        </w:r>
        <w:r w:rsidRPr="00547EFF" w:rsidDel="00AE3A30">
          <w:delText xml:space="preserve"> </w:delText>
        </w:r>
        <w:r w:rsidDel="00AE3A30">
          <w:delText>Tässä on tekstiä. Tässä on tekstiä.</w:delText>
        </w:r>
        <w:r w:rsidRPr="00547EFF" w:rsidDel="00AE3A30">
          <w:delText xml:space="preserve"> </w:delText>
        </w:r>
        <w:r w:rsidDel="00AE3A30">
          <w:delText xml:space="preserve">Tässä on tekstiä. Tässä on </w:delText>
        </w:r>
        <w:commentRangeStart w:id="11"/>
        <w:r w:rsidDel="00AE3A30">
          <w:delText>tekstiä</w:delText>
        </w:r>
        <w:commentRangeEnd w:id="11"/>
        <w:r w:rsidR="00AE3A30" w:rsidDel="00AE3A30">
          <w:rPr>
            <w:rStyle w:val="Kommentinviite"/>
          </w:rPr>
          <w:commentReference w:id="11"/>
        </w:r>
        <w:r w:rsidDel="00AE3A30">
          <w:delText>. Tässä on tekstiä. Tässä on tekstiä. Tässä on tekstiä. Tässä on tekstiä. Tässä on tekstiä. Tässä on tekstiä. Tässä on tekstiä. Tässä on tekstiä.</w:delText>
        </w:r>
        <w:r w:rsidRPr="00547EFF" w:rsidDel="00AE3A30">
          <w:delText xml:space="preserve"> </w:delText>
        </w:r>
        <w:r w:rsidDel="00AE3A30">
          <w:delText>Tässä on tekstiä. Tässä on tekstiä.</w:delText>
        </w:r>
        <w:r w:rsidRPr="00547EFF" w:rsidDel="00AE3A30">
          <w:delText xml:space="preserve"> </w:delText>
        </w:r>
        <w:r w:rsidDel="00AE3A30">
          <w:delText>Tässä on tekstiä. Tässä on tekstiä. Tässä on tekstiä. Tässä on tekstiä. Tässä on tekstiä. Tässä on tekstiä. Tässä on tekstiä. Tässä on tekstiä. Tässä on tekstiä. Tässä on tekstiä.</w:delText>
        </w:r>
      </w:del>
    </w:p>
    <w:p w14:paraId="7A472DF5" w14:textId="410406B4" w:rsidR="00AE3A30" w:rsidRDefault="00BC5906" w:rsidP="007150FA">
      <w:pPr>
        <w:rPr>
          <w:ins w:id="12" w:author="Valtteri Pitkänen" w:date="2021-05-09T12:22:00Z"/>
        </w:rPr>
        <w:pPrChange w:id="13" w:author="Valtteri Pitkänen" w:date="2021-05-09T12:29:00Z">
          <w:pPr>
            <w:spacing w:after="160" w:line="259" w:lineRule="auto"/>
          </w:pPr>
        </w:pPrChange>
      </w:pPr>
      <w:del w:id="14" w:author="Valtteri Pitkänen" w:date="2021-05-09T12:23:00Z">
        <w:r w:rsidDel="00AE3A30">
          <w:delText>Tässä on tekstiä. Tässä on tekstiä.</w:delText>
        </w:r>
        <w:r w:rsidRPr="00547EFF" w:rsidDel="00AE3A30">
          <w:delText xml:space="preserve"> </w:delText>
        </w:r>
        <w:r w:rsidDel="00AE3A30">
          <w:delText>Tässä on tekstiä. Tässä on tekstiä. Tässä on tekstiä. Tässä on tekstiä. Tässä on tekstiä. Tässä on tekstiä. Tässä on tekstiä. Tässä on tekstiä. Tässä on tekstiä. Tässä on tekstiä.</w:delText>
        </w:r>
        <w:r w:rsidRPr="00547EFF" w:rsidDel="00AE3A30">
          <w:delText xml:space="preserve"> </w:delText>
        </w:r>
        <w:r w:rsidDel="00AE3A30">
          <w:delText>Tässä on tekstiä. Tässä on tekstiä.</w:delText>
        </w:r>
        <w:r w:rsidRPr="00547EFF" w:rsidDel="00AE3A30">
          <w:delText xml:space="preserve"> </w:delText>
        </w:r>
        <w:r w:rsidDel="00AE3A30">
          <w:delText xml:space="preserve">Tässä on tekstiä. Tässä on tekstiä. Tässä on tekstiä. Tässä on tekstiä. Tässä on tekstiä. Tässä on </w:delText>
        </w:r>
      </w:del>
      <w:del w:id="15" w:author="Valtteri Pitkänen" w:date="2021-05-09T12:18:00Z">
        <w:r w:rsidDel="00AE3A30">
          <w:delText>tekstiä. Tässä on tekstiä. Tässä on tekstiä. Tässä on tekstiä. Tässä on tekstiä.</w:delText>
        </w:r>
        <w:r w:rsidRPr="00547EFF" w:rsidDel="00AE3A30">
          <w:delText xml:space="preserve"> </w:delText>
        </w:r>
        <w:r w:rsidDel="00AE3A30">
          <w:delText>Tässä on tekstiä. Tässä on tekstiä.</w:delText>
        </w:r>
      </w:del>
      <w:del w:id="16" w:author="Valtteri Pitkänen" w:date="2021-05-09T12:23:00Z">
        <w:r w:rsidRPr="00547EFF" w:rsidDel="00AE3A30">
          <w:delText xml:space="preserve"> </w:delText>
        </w:r>
        <w:r w:rsidDel="00AE3A30">
          <w:delText>Tässä on tekstiä. Tässä on tekstiä. Tässä on tekstiä. Tässä on tekstiä. Tässä on tekstiä. Tässä on tekstiä. Tässä on tekstiä. Tässä on tekstiä. Tässä on tekstiä. Tässä on tekstiä.</w:delText>
        </w:r>
        <w:r w:rsidRPr="00547EFF" w:rsidDel="00AE3A30">
          <w:delText xml:space="preserve"> </w:delText>
        </w:r>
        <w:r w:rsidDel="00AE3A30">
          <w:delText>Tässä on tekstiä. Tässä on tekstiä.</w:delText>
        </w:r>
        <w:r w:rsidRPr="00547EFF" w:rsidDel="00AE3A30">
          <w:delText xml:space="preserve"> </w:delText>
        </w:r>
        <w:r w:rsidDel="00AE3A30">
          <w:delText>Tässä on tekstiä. Tässä on tekstiä. Tässä on tekstiä. Tässä on tekstiä. Tässä on tekstiä. Tässä on tekstiä. Tässä on tekstiä. Tässä on tekstiä. Tässä on tekstiä. Tässä on tekstiä.</w:delText>
        </w:r>
        <w:r w:rsidRPr="00547EFF" w:rsidDel="00AE3A30">
          <w:delText xml:space="preserve"> </w:delText>
        </w:r>
        <w:r w:rsidDel="00AE3A30">
          <w:delText>Tässä on tekstiä. Tässä on tekstiä.</w:delText>
        </w:r>
        <w:r w:rsidRPr="00547EFF" w:rsidDel="00AE3A30">
          <w:delText xml:space="preserve"> </w:delText>
        </w:r>
        <w:r w:rsidDel="00AE3A30">
          <w:delText>Tässä on tekstiä. Tässä on tekstiä. Tässä on tekstiä. Tässä on tekstiä.</w:delText>
        </w:r>
      </w:del>
    </w:p>
    <w:p w14:paraId="554AFC04" w14:textId="77777777" w:rsidR="007150FA" w:rsidRDefault="007150FA" w:rsidP="00AE3A30">
      <w:pPr>
        <w:pStyle w:val="Otsikko2"/>
        <w:numPr>
          <w:ilvl w:val="0"/>
          <w:numId w:val="2"/>
        </w:numPr>
        <w:rPr>
          <w:ins w:id="17" w:author="Valtteri Pitkänen" w:date="2021-05-09T12:30:00Z"/>
        </w:rPr>
        <w:sectPr w:rsidR="007150FA" w:rsidSect="007150FA">
          <w:headerReference w:type="even" r:id="rId15"/>
          <w:headerReference w:type="default" r:id="rId16"/>
          <w:footerReference w:type="even" r:id="rId17"/>
          <w:footerReference w:type="default" r:id="rId18"/>
          <w:headerReference w:type="first" r:id="rId19"/>
          <w:footerReference w:type="first" r:id="rId20"/>
          <w:pgSz w:w="11906" w:h="16838"/>
          <w:pgMar w:top="1418" w:right="1134" w:bottom="1418" w:left="1134" w:header="709" w:footer="709" w:gutter="0"/>
          <w:pgNumType w:start="0"/>
          <w:cols w:space="708"/>
          <w:titlePg/>
          <w:docGrid w:linePitch="360"/>
        </w:sectPr>
      </w:pPr>
    </w:p>
    <w:p w14:paraId="523B12B2" w14:textId="219B1395" w:rsidR="00AE3A30" w:rsidRDefault="00AE3A30" w:rsidP="00AE3A30">
      <w:pPr>
        <w:pStyle w:val="Otsikko2"/>
        <w:numPr>
          <w:ilvl w:val="0"/>
          <w:numId w:val="2"/>
        </w:numPr>
        <w:rPr>
          <w:ins w:id="21" w:author="Valtteri Pitkänen" w:date="2021-05-09T12:26:00Z"/>
        </w:rPr>
        <w:pPrChange w:id="22" w:author="Valtteri Pitkänen" w:date="2021-05-09T12:26:00Z">
          <w:pPr>
            <w:pStyle w:val="Otsikko2"/>
          </w:pPr>
        </w:pPrChange>
      </w:pPr>
      <w:ins w:id="23" w:author="Valtteri Pitkänen" w:date="2021-05-09T12:24:00Z">
        <w:r>
          <w:lastRenderedPageBreak/>
          <w:t>Kolmas kappale</w:t>
        </w:r>
      </w:ins>
    </w:p>
    <w:tbl>
      <w:tblPr>
        <w:tblStyle w:val="TaulukkoRuudukko"/>
        <w:tblW w:w="4813" w:type="pct"/>
        <w:tblLook w:val="04A0" w:firstRow="1" w:lastRow="0" w:firstColumn="1" w:lastColumn="0" w:noHBand="0" w:noVBand="1"/>
      </w:tblPr>
      <w:tblGrid>
        <w:gridCol w:w="1891"/>
        <w:gridCol w:w="5035"/>
        <w:gridCol w:w="6543"/>
      </w:tblGrid>
      <w:tr w:rsidR="007150FA" w14:paraId="288409C8" w14:textId="3BCA4C41" w:rsidTr="007150FA">
        <w:trPr>
          <w:trHeight w:val="4099"/>
          <w:ins w:id="24" w:author="Valtteri Pitkänen" w:date="2021-05-09T12:27:00Z"/>
        </w:trPr>
        <w:tc>
          <w:tcPr>
            <w:tcW w:w="702" w:type="pct"/>
            <w:vMerge w:val="restart"/>
            <w:tcBorders>
              <w:right w:val="single" w:sz="24" w:space="0" w:color="FF0000"/>
            </w:tcBorders>
          </w:tcPr>
          <w:p w14:paraId="45960D2B" w14:textId="77777777" w:rsidR="007150FA" w:rsidRDefault="007150FA" w:rsidP="00AE3A30">
            <w:pPr>
              <w:pStyle w:val="Otsikko2"/>
              <w:outlineLvl w:val="1"/>
              <w:rPr>
                <w:ins w:id="25" w:author="Valtteri Pitkänen" w:date="2021-05-09T12:27:00Z"/>
              </w:rPr>
            </w:pPr>
          </w:p>
        </w:tc>
        <w:tc>
          <w:tcPr>
            <w:tcW w:w="1869" w:type="pct"/>
            <w:tcBorders>
              <w:left w:val="single" w:sz="24" w:space="0" w:color="FF0000"/>
              <w:bottom w:val="single" w:sz="24" w:space="0" w:color="FF0000"/>
            </w:tcBorders>
          </w:tcPr>
          <w:p w14:paraId="781E0877" w14:textId="77777777" w:rsidR="007150FA" w:rsidRDefault="007150FA" w:rsidP="00AE3A30">
            <w:pPr>
              <w:pStyle w:val="Otsikko2"/>
              <w:outlineLvl w:val="1"/>
              <w:rPr>
                <w:ins w:id="26" w:author="Valtteri Pitkänen" w:date="2021-05-09T12:27:00Z"/>
              </w:rPr>
            </w:pPr>
          </w:p>
        </w:tc>
        <w:tc>
          <w:tcPr>
            <w:tcW w:w="2429" w:type="pct"/>
            <w:vMerge w:val="restart"/>
            <w:tcBorders>
              <w:left w:val="single" w:sz="24" w:space="0" w:color="FF0000"/>
              <w:tr2bl w:val="single" w:sz="24" w:space="0" w:color="FF0000"/>
            </w:tcBorders>
          </w:tcPr>
          <w:tbl>
            <w:tblPr>
              <w:tblpPr w:leftFromText="141" w:rightFromText="141" w:vertAnchor="text" w:horzAnchor="page" w:tblpX="3307" w:tblpY="4834"/>
              <w:tblW w:w="0" w:type="auto"/>
              <w:tblBorders>
                <w:top w:val="single" w:sz="24" w:space="0" w:color="FF0000"/>
                <w:left w:val="single" w:sz="24" w:space="0" w:color="FF0000"/>
                <w:bottom w:val="single" w:sz="24" w:space="0" w:color="FF0000"/>
                <w:right w:val="single" w:sz="24" w:space="0" w:color="FF0000"/>
                <w:insideH w:val="single" w:sz="24" w:space="0" w:color="FF0000"/>
                <w:insideV w:val="single" w:sz="24" w:space="0" w:color="FF0000"/>
              </w:tblBorders>
              <w:tblCellMar>
                <w:left w:w="70" w:type="dxa"/>
                <w:right w:w="70" w:type="dxa"/>
              </w:tblCellMar>
              <w:tblLook w:val="0000" w:firstRow="0" w:lastRow="0" w:firstColumn="0" w:lastColumn="0" w:noHBand="0" w:noVBand="0"/>
            </w:tblPr>
            <w:tblGrid>
              <w:gridCol w:w="3218"/>
            </w:tblGrid>
            <w:tr w:rsidR="007150FA" w14:paraId="639332E7" w14:textId="77777777" w:rsidTr="007150FA">
              <w:tblPrEx>
                <w:tblCellMar>
                  <w:top w:w="0" w:type="dxa"/>
                  <w:bottom w:w="0" w:type="dxa"/>
                </w:tblCellMar>
              </w:tblPrEx>
              <w:trPr>
                <w:trHeight w:val="3581"/>
              </w:trPr>
              <w:tc>
                <w:tcPr>
                  <w:tcW w:w="3218" w:type="dxa"/>
                </w:tcPr>
                <w:p w14:paraId="548DEB92" w14:textId="77777777" w:rsidR="007150FA" w:rsidRDefault="007150FA" w:rsidP="00AE3A30">
                  <w:pPr>
                    <w:pStyle w:val="Otsikko2"/>
                  </w:pPr>
                </w:p>
              </w:tc>
            </w:tr>
          </w:tbl>
          <w:p w14:paraId="5ADC2E48" w14:textId="77777777" w:rsidR="007150FA" w:rsidRDefault="007150FA" w:rsidP="00AE3A30">
            <w:pPr>
              <w:pStyle w:val="Otsikko2"/>
              <w:outlineLvl w:val="1"/>
              <w:rPr>
                <w:ins w:id="27" w:author="Valtteri Pitkänen" w:date="2021-05-09T12:27:00Z"/>
              </w:rPr>
            </w:pPr>
          </w:p>
        </w:tc>
      </w:tr>
      <w:tr w:rsidR="007150FA" w14:paraId="368CBBC2" w14:textId="77777777" w:rsidTr="007150FA">
        <w:trPr>
          <w:trHeight w:val="4207"/>
        </w:trPr>
        <w:tc>
          <w:tcPr>
            <w:tcW w:w="702" w:type="pct"/>
            <w:vMerge/>
            <w:tcBorders>
              <w:right w:val="single" w:sz="24" w:space="0" w:color="FF0000"/>
            </w:tcBorders>
          </w:tcPr>
          <w:p w14:paraId="06214FE2" w14:textId="77777777" w:rsidR="007150FA" w:rsidRDefault="007150FA" w:rsidP="00AE3A30">
            <w:pPr>
              <w:pStyle w:val="Otsikko2"/>
              <w:outlineLvl w:val="1"/>
            </w:pPr>
          </w:p>
        </w:tc>
        <w:tc>
          <w:tcPr>
            <w:tcW w:w="1869" w:type="pct"/>
            <w:tcBorders>
              <w:top w:val="single" w:sz="24" w:space="0" w:color="FF0000"/>
              <w:left w:val="single" w:sz="24" w:space="0" w:color="FF0000"/>
            </w:tcBorders>
          </w:tcPr>
          <w:p w14:paraId="4702324B" w14:textId="77777777" w:rsidR="007150FA" w:rsidRDefault="007150FA" w:rsidP="00AE3A30">
            <w:pPr>
              <w:pStyle w:val="Otsikko2"/>
              <w:outlineLvl w:val="1"/>
            </w:pPr>
          </w:p>
        </w:tc>
        <w:tc>
          <w:tcPr>
            <w:tcW w:w="2429" w:type="pct"/>
            <w:vMerge/>
            <w:tcBorders>
              <w:left w:val="single" w:sz="24" w:space="0" w:color="FF0000"/>
            </w:tcBorders>
          </w:tcPr>
          <w:p w14:paraId="3A5052FE" w14:textId="77777777" w:rsidR="007150FA" w:rsidRDefault="007150FA" w:rsidP="00AE3A30">
            <w:pPr>
              <w:pStyle w:val="Otsikko2"/>
              <w:outlineLvl w:val="1"/>
            </w:pPr>
          </w:p>
        </w:tc>
      </w:tr>
    </w:tbl>
    <w:p w14:paraId="719ADA64" w14:textId="081CC194" w:rsidR="00AE3A30" w:rsidRDefault="00AE3A30" w:rsidP="00AE3A30">
      <w:pPr>
        <w:pStyle w:val="Otsikko2"/>
        <w:rPr>
          <w:ins w:id="28" w:author="Valtteri Pitkänen" w:date="2021-05-09T12:23:00Z"/>
        </w:rPr>
        <w:sectPr w:rsidR="00AE3A30" w:rsidSect="007150FA">
          <w:pgSz w:w="16838" w:h="11906" w:orient="landscape"/>
          <w:pgMar w:top="1134" w:right="1418" w:bottom="1134" w:left="1418" w:header="709" w:footer="709" w:gutter="0"/>
          <w:pgNumType w:start="0"/>
          <w:cols w:space="708"/>
          <w:titlePg/>
          <w:docGrid w:linePitch="360"/>
          <w:sectPrChange w:id="29" w:author="Valtteri Pitkänen" w:date="2021-05-09T12:30:00Z">
            <w:sectPr w:rsidR="00AE3A30" w:rsidSect="007150FA">
              <w:pgMar w:top="1134" w:right="1418" w:bottom="1134" w:left="1418" w:header="709" w:footer="709" w:gutter="0"/>
            </w:sectPr>
          </w:sectPrChange>
        </w:sectPr>
        <w:pPrChange w:id="30" w:author="Valtteri Pitkänen" w:date="2021-05-09T12:26:00Z">
          <w:pPr>
            <w:spacing w:after="160" w:line="259" w:lineRule="auto"/>
          </w:pPr>
        </w:pPrChange>
      </w:pPr>
      <w:ins w:id="31" w:author="Valtteri Pitkänen" w:date="2021-05-09T12:22:00Z">
        <w:r>
          <w:br w:type="page"/>
        </w:r>
      </w:ins>
    </w:p>
    <w:p w14:paraId="6E70B0E9" w14:textId="77777777" w:rsidR="00BC5906" w:rsidRDefault="00BC5906" w:rsidP="00AE3A30"/>
    <w:p w14:paraId="05492CF2" w14:textId="32FBF65A" w:rsidR="00BC5906" w:rsidDel="00AE3A30" w:rsidRDefault="00BC5906" w:rsidP="00AE3A30">
      <w:pPr>
        <w:rPr>
          <w:del w:id="32" w:author="Valtteri Pitkänen" w:date="2021-05-09T12:19:00Z"/>
        </w:rPr>
        <w:pPrChange w:id="33" w:author="Valtteri Pitkänen" w:date="2021-05-09T12:18:00Z">
          <w:pPr/>
        </w:pPrChange>
      </w:pPr>
      <w:del w:id="34" w:author="Valtteri Pitkänen" w:date="2021-05-09T12:19:00Z">
        <w:r w:rsidDel="00AE3A30">
          <w:delText>Tässä on tekstiä. Tässä on tekstiä. Tässä on tekstiä. Tässä on tekstiä. Tässä on tekstiä. Tässä on tekstiä.</w:delText>
        </w:r>
        <w:r w:rsidRPr="00547EFF" w:rsidDel="00AE3A30">
          <w:delText xml:space="preserve"> </w:delText>
        </w:r>
        <w:r w:rsidDel="00AE3A30">
          <w:delText>Tässä on tekstiä. Tässä on tekstiä.</w:delText>
        </w:r>
        <w:r w:rsidRPr="00547EFF" w:rsidDel="00AE3A30">
          <w:delText xml:space="preserve"> </w:delText>
        </w:r>
        <w:r w:rsidDel="00AE3A30">
          <w:delText>Tässä on tekstiä. Tässä on tekstiä. Tässä on tekstiä. Tässä on tekstiä. Tässä on tekstiä. Tässä on tekstiä. Tässä on tekstiä. Tässä on tekstiä. Tässä on tekstiä. Tässä on tekstiä.</w:delText>
        </w:r>
        <w:r w:rsidRPr="00547EFF" w:rsidDel="00AE3A30">
          <w:delText xml:space="preserve"> </w:delText>
        </w:r>
        <w:r w:rsidDel="00AE3A30">
          <w:delText>Tässä on tekstiä. Tässä on tekstiä.</w:delText>
        </w:r>
        <w:r w:rsidRPr="00547EFF" w:rsidDel="00AE3A30">
          <w:delText xml:space="preserve"> </w:delText>
        </w:r>
        <w:r w:rsidDel="00AE3A30">
          <w:delText>Tässä on tekstiä. Tässä on tekstiä.</w:delText>
        </w:r>
      </w:del>
    </w:p>
    <w:p w14:paraId="0A98BF30" w14:textId="3A6AF7D7" w:rsidR="00BC5906" w:rsidRDefault="00BC5906" w:rsidP="00BC5906">
      <w:pPr>
        <w:pStyle w:val="Otsikko2"/>
        <w:numPr>
          <w:ilvl w:val="0"/>
          <w:numId w:val="2"/>
        </w:numPr>
      </w:pPr>
      <w:r>
        <w:t>Neljäs kappale</w:t>
      </w:r>
    </w:p>
    <w:p w14:paraId="34B2CB4C" w14:textId="4A2DF46E" w:rsidR="00BC5906" w:rsidRDefault="00BC5906" w:rsidP="00BC5906"/>
    <w:p w14:paraId="08AF67DF" w14:textId="77777777" w:rsidR="00BC5906" w:rsidRDefault="00BC5906" w:rsidP="00BC5906">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 Tässä on tekstiä. Tässä on tekstiä.</w:t>
      </w:r>
      <w:r w:rsidRPr="00547EFF">
        <w:t xml:space="preserve"> </w:t>
      </w:r>
      <w:r>
        <w:t>Tässä on tekstiä.</w:t>
      </w:r>
    </w:p>
    <w:p w14:paraId="4C307C26" w14:textId="77777777" w:rsidR="00BC5906" w:rsidRDefault="00BC5906" w:rsidP="00BC5906">
      <w:r>
        <w:t>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 xml:space="preserve">Tässä on tekstiä. Tässä </w:t>
      </w:r>
      <w:commentRangeStart w:id="35"/>
      <w:r>
        <w:t>on</w:t>
      </w:r>
      <w:commentRangeEnd w:id="35"/>
      <w:r w:rsidR="00AE3A30">
        <w:rPr>
          <w:rStyle w:val="Kommentinviite"/>
        </w:rPr>
        <w:commentReference w:id="35"/>
      </w:r>
      <w:r>
        <w:t xml:space="preserve">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p>
    <w:p w14:paraId="7B17A919" w14:textId="331D3D68" w:rsidR="00BC5906" w:rsidRDefault="00BC5906" w:rsidP="00BC5906">
      <w:del w:id="36" w:author="Valtteri Pitkänen" w:date="2021-05-09T12:17:00Z">
        <w:r w:rsidDel="00AE3A30">
          <w:delText>Tässä on tekstiä</w:delText>
        </w:r>
      </w:del>
      <w:ins w:id="37" w:author="Valtteri Pitkänen" w:date="2021-05-09T12:17:00Z">
        <w:r w:rsidR="00AE3A30">
          <w:t>Mu</w:t>
        </w:r>
      </w:ins>
      <w:ins w:id="38" w:author="Valtteri Pitkänen" w:date="2021-05-09T12:18:00Z">
        <w:r w:rsidR="00AE3A30">
          <w:t>utos</w:t>
        </w:r>
      </w:ins>
      <w:r>
        <w:t>.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p>
    <w:p w14:paraId="55BF287B" w14:textId="5C112E72" w:rsidR="00BC5906" w:rsidRDefault="00BC5906" w:rsidP="00BC5906">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 xml:space="preserve">Tässä on </w:t>
      </w:r>
      <w:del w:id="39" w:author="Valtteri Pitkänen" w:date="2021-05-09T12:18:00Z">
        <w:r w:rsidDel="00AE3A30">
          <w:delText>tekstiä</w:delText>
        </w:r>
      </w:del>
      <w:ins w:id="40" w:author="Valtteri Pitkänen" w:date="2021-05-09T12:18:00Z">
        <w:r w:rsidR="00AE3A30">
          <w:t>Muutos</w:t>
        </w:r>
      </w:ins>
      <w:r>
        <w:t>.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 Tässä on tekstiä. Tässä on tekstiä. Tässä on tekstiä. Tässä on tekstiä. Tässä on tekstiä. Tässä on tekstiä.</w:t>
      </w:r>
      <w:r w:rsidRPr="00547EFF">
        <w:t xml:space="preserve"> </w:t>
      </w:r>
      <w:r>
        <w:t>Tässä on tekstiä. Tässä on tekstiä.</w:t>
      </w:r>
      <w:r w:rsidRPr="00547EFF">
        <w:t xml:space="preserve"> </w:t>
      </w:r>
      <w:r>
        <w:t>Tässä on tekstiä. Tässä on tekstiä. Tässä on tekstiä. Tässä on tekstiä.</w:t>
      </w:r>
    </w:p>
    <w:p w14:paraId="60070749" w14:textId="2315BBCE" w:rsidR="00BC5906" w:rsidRPr="00BC5906" w:rsidRDefault="00BC5906" w:rsidP="00BC5906">
      <w:r>
        <w:t>Tässä on tekstiä. Tässä on tekstiä. Tässä on tekstiä. Tässä on tekstiä. Tässä on tekstiä. Tässä on tekstiä.</w:t>
      </w:r>
      <w:r w:rsidRPr="00547EFF">
        <w:t xml:space="preserve"> </w:t>
      </w:r>
      <w:r>
        <w:t>Tässä on tekstiä. Tässä on tekstiä.</w:t>
      </w:r>
      <w:r w:rsidRPr="00547EFF">
        <w:t xml:space="preserve"> </w:t>
      </w:r>
      <w:r>
        <w:t xml:space="preserve">Tässä on tekstiä. Tässä on tekstiä. Tässä on tekstiä. Tässä on tekstiä. Tässä on tekstiä. Tässä on </w:t>
      </w:r>
      <w:del w:id="41" w:author="Valtteri Pitkänen" w:date="2021-05-09T12:20:00Z">
        <w:r w:rsidDel="00AE3A30">
          <w:delText>tekstiä. Tässä on tekstiä. Tässä on tekstiä. Tässä on tekstiä. Tässä on tekstiä.</w:delText>
        </w:r>
        <w:r w:rsidRPr="00547EFF" w:rsidDel="00AE3A30">
          <w:delText xml:space="preserve"> </w:delText>
        </w:r>
        <w:r w:rsidDel="00AE3A30">
          <w:delText>Tässä on tekstiä. Tässä on tekstiä.</w:delText>
        </w:r>
        <w:r w:rsidRPr="00547EFF" w:rsidDel="00AE3A30">
          <w:delText xml:space="preserve"> </w:delText>
        </w:r>
        <w:r w:rsidDel="00AE3A30">
          <w:delText>Tässä on tekstiä. Tässä on tekstiä.</w:delText>
        </w:r>
      </w:del>
    </w:p>
    <w:sectPr w:rsidR="00BC5906" w:rsidRPr="00BC5906" w:rsidSect="007150FA">
      <w:pgSz w:w="11906" w:h="16838"/>
      <w:pgMar w:top="1418" w:right="1134" w:bottom="1418" w:left="1134" w:header="709" w:footer="709" w:gutter="0"/>
      <w:pgNumType w:start="0"/>
      <w:cols w:space="708"/>
      <w:titlePg/>
      <w:docGrid w:linePitch="360"/>
      <w:sectPrChange w:id="42" w:author="Valtteri Pitkänen" w:date="2021-05-09T12:30:00Z">
        <w:sectPr w:rsidR="00BC5906" w:rsidRPr="00BC5906" w:rsidSect="007150FA">
          <w:pgMar w:top="1417" w:right="1134" w:bottom="1417" w:left="1134"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altteri Pitkänen" w:date="2021-05-09T12:18:00Z" w:initials="VP">
    <w:p w14:paraId="78AC07FC" w14:textId="2B03D4B6" w:rsidR="00AE3A30" w:rsidRDefault="00AE3A30">
      <w:pPr>
        <w:pStyle w:val="Kommentinteksti"/>
      </w:pPr>
      <w:r>
        <w:rPr>
          <w:rStyle w:val="Kommentinviite"/>
        </w:rPr>
        <w:annotationRef/>
      </w:r>
      <w:proofErr w:type="spellStart"/>
      <w:r>
        <w:t>kommenntti</w:t>
      </w:r>
      <w:proofErr w:type="spellEnd"/>
    </w:p>
  </w:comment>
  <w:comment w:id="11" w:author="Valtteri Pitkänen" w:date="2021-05-09T12:18:00Z" w:initials="VP">
    <w:p w14:paraId="76AA2721" w14:textId="77777777" w:rsidR="00AE3A30" w:rsidRDefault="00AE3A30">
      <w:pPr>
        <w:pStyle w:val="Kommentinteksti"/>
      </w:pPr>
      <w:r>
        <w:rPr>
          <w:rStyle w:val="Kommentinviite"/>
        </w:rPr>
        <w:annotationRef/>
      </w:r>
      <w:r>
        <w:t>tässä on kommentti</w:t>
      </w:r>
    </w:p>
    <w:p w14:paraId="4D812829" w14:textId="52ADF559" w:rsidR="00AE3A30" w:rsidRDefault="00AE3A30">
      <w:pPr>
        <w:pStyle w:val="Kommentinteksti"/>
      </w:pPr>
    </w:p>
  </w:comment>
  <w:comment w:id="35" w:author="Valtteri Pitkänen" w:date="2021-05-09T12:19:00Z" w:initials="VP">
    <w:p w14:paraId="4D042441" w14:textId="49CF848A" w:rsidR="00AE3A30" w:rsidRDefault="00AE3A30">
      <w:pPr>
        <w:pStyle w:val="Kommentinteksti"/>
      </w:pPr>
      <w:r>
        <w:rPr>
          <w:rStyle w:val="Kommentinviite"/>
        </w:rPr>
        <w:annotationRef/>
      </w:r>
      <w:r>
        <w:t>kommentti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AC07FC" w15:done="0"/>
  <w15:commentEx w15:paraId="4D812829" w15:done="0"/>
  <w15:commentEx w15:paraId="4D042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4251B1" w16cex:dateUtc="2021-05-09T09:18:00Z"/>
  <w16cex:commentExtensible w16cex:durableId="244251A4" w16cex:dateUtc="2021-05-09T09:18:00Z"/>
  <w16cex:commentExtensible w16cex:durableId="244251B8" w16cex:dateUtc="2021-05-09T0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AC07FC" w16cid:durableId="244251B1"/>
  <w16cid:commentId w16cid:paraId="4D812829" w16cid:durableId="244251A4"/>
  <w16cid:commentId w16cid:paraId="4D042441" w16cid:durableId="244251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F3145" w14:textId="77777777" w:rsidR="00030BE6" w:rsidRDefault="00030BE6" w:rsidP="00547EFF">
      <w:pPr>
        <w:spacing w:after="0"/>
      </w:pPr>
      <w:r>
        <w:separator/>
      </w:r>
    </w:p>
  </w:endnote>
  <w:endnote w:type="continuationSeparator" w:id="0">
    <w:p w14:paraId="503E6C46" w14:textId="77777777" w:rsidR="00030BE6" w:rsidRDefault="00030BE6" w:rsidP="00547E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005FD" w14:textId="77777777" w:rsidR="007150FA" w:rsidRDefault="007150FA">
    <w:pPr>
      <w:pStyle w:val="Alatunnis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444794"/>
      <w:docPartObj>
        <w:docPartGallery w:val="Page Numbers (Bottom of Page)"/>
        <w:docPartUnique/>
      </w:docPartObj>
    </w:sdtPr>
    <w:sdtContent>
      <w:p w14:paraId="1047639C" w14:textId="77777777" w:rsidR="00BC5906" w:rsidRDefault="00BC5906">
        <w:pPr>
          <w:pStyle w:val="Alatunniste"/>
        </w:pPr>
        <w:r>
          <w:fldChar w:fldCharType="begin"/>
        </w:r>
        <w:r>
          <w:instrText>PAGE   \* MERGEFORMAT</w:instrText>
        </w:r>
        <w:r>
          <w:fldChar w:fldCharType="separate"/>
        </w:r>
        <w:r>
          <w:t>2</w:t>
        </w:r>
        <w:r>
          <w:fldChar w:fldCharType="end"/>
        </w:r>
      </w:p>
    </w:sdtContent>
  </w:sdt>
  <w:p w14:paraId="50A43382" w14:textId="77777777" w:rsidR="00547EFF" w:rsidRPr="00BC5906" w:rsidRDefault="00547EFF">
    <w:pPr>
      <w:pStyle w:val="Alatunniste"/>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4628"/>
      <w:gridCol w:w="386"/>
      <w:gridCol w:w="4624"/>
    </w:tblGrid>
    <w:tr w:rsidR="00547EFF" w14:paraId="292CD85D" w14:textId="77777777">
      <w:tc>
        <w:tcPr>
          <w:tcW w:w="2401" w:type="pct"/>
        </w:tcPr>
        <w:p w14:paraId="0ACF0760" w14:textId="51434179" w:rsidR="00547EFF" w:rsidRDefault="00547EFF">
          <w:pPr>
            <w:pStyle w:val="Alatunniste"/>
            <w:rPr>
              <w:caps/>
              <w:color w:val="4472C4" w:themeColor="accent1"/>
              <w:sz w:val="18"/>
              <w:szCs w:val="18"/>
            </w:rPr>
          </w:pPr>
        </w:p>
      </w:tc>
      <w:tc>
        <w:tcPr>
          <w:tcW w:w="200" w:type="pct"/>
        </w:tcPr>
        <w:p w14:paraId="435AB608" w14:textId="77777777" w:rsidR="00547EFF" w:rsidRDefault="00547EFF">
          <w:pPr>
            <w:pStyle w:val="Alatunniste"/>
            <w:rPr>
              <w:caps/>
              <w:color w:val="4472C4" w:themeColor="accent1"/>
              <w:sz w:val="18"/>
              <w:szCs w:val="18"/>
            </w:rPr>
          </w:pPr>
        </w:p>
      </w:tc>
      <w:tc>
        <w:tcPr>
          <w:tcW w:w="2402" w:type="pct"/>
        </w:tcPr>
        <w:p w14:paraId="0A0627AD" w14:textId="39857E18" w:rsidR="00547EFF" w:rsidRDefault="00547EFF">
          <w:pPr>
            <w:pStyle w:val="Alatunniste"/>
            <w:jc w:val="right"/>
            <w:rPr>
              <w:caps/>
              <w:color w:val="4472C4" w:themeColor="accent1"/>
              <w:sz w:val="18"/>
              <w:szCs w:val="18"/>
            </w:rPr>
          </w:pPr>
        </w:p>
      </w:tc>
    </w:tr>
  </w:tbl>
  <w:p w14:paraId="6443E90E" w14:textId="77777777" w:rsidR="00547EFF" w:rsidRDefault="00547EFF">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517F3" w14:textId="77777777" w:rsidR="00030BE6" w:rsidRDefault="00030BE6" w:rsidP="00547EFF">
      <w:pPr>
        <w:spacing w:after="0"/>
      </w:pPr>
      <w:r>
        <w:separator/>
      </w:r>
    </w:p>
  </w:footnote>
  <w:footnote w:type="continuationSeparator" w:id="0">
    <w:p w14:paraId="054F8BC2" w14:textId="77777777" w:rsidR="00030BE6" w:rsidRDefault="00030BE6" w:rsidP="00547EF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C82C7" w14:textId="725D26C2" w:rsidR="007150FA" w:rsidRDefault="007150FA">
    <w:pPr>
      <w:pStyle w:val="Yltunniste"/>
    </w:pPr>
    <w:ins w:id="18" w:author="Valtteri Pitkänen" w:date="2021-05-09T12:32:00Z">
      <w:r>
        <w:rPr>
          <w:noProof/>
        </w:rPr>
        <w:pict w14:anchorId="3FB087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7554829" o:spid="_x0000_s2051" type="#_x0000_t136" style="position:absolute;margin-left:0;margin-top:0;width:611.45pt;height:67.9pt;rotation:315;z-index:-251655168;mso-position-horizontal:center;mso-position-horizontal-relative:margin;mso-position-vertical:center;mso-position-vertical-relative:margin" o:allowincell="f" fillcolor="silver" stroked="f">
            <v:fill opacity=".5"/>
            <v:textpath style="font-family:&quot;Verdana&quot;;font-size:1pt" string="Työvälineohjelmat"/>
          </v:shape>
        </w:pic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0AB2F" w14:textId="0D0D875A" w:rsidR="00547EFF" w:rsidRDefault="007150FA">
    <w:pPr>
      <w:pStyle w:val="Yltunniste"/>
      <w:jc w:val="right"/>
      <w:rPr>
        <w:color w:val="4472C4" w:themeColor="accent1"/>
      </w:rPr>
    </w:pPr>
    <w:ins w:id="19" w:author="Valtteri Pitkänen" w:date="2021-05-09T12:32:00Z">
      <w:r>
        <w:rPr>
          <w:noProof/>
        </w:rPr>
        <w:pict w14:anchorId="75C7CC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7554830" o:spid="_x0000_s2052" type="#_x0000_t136" style="position:absolute;left:0;text-align:left;margin-left:0;margin-top:0;width:611.45pt;height:67.9pt;rotation:315;z-index:-251653120;mso-position-horizontal:center;mso-position-horizontal-relative:margin;mso-position-vertical:center;mso-position-vertical-relative:margin" o:allowincell="f" fillcolor="silver" stroked="f">
            <v:fill opacity=".5"/>
            <v:textpath style="font-family:&quot;Verdana&quot;;font-size:1pt" string="Työvälineohjelmat"/>
          </v:shape>
        </w:pict>
      </w:r>
    </w:ins>
    <w:sdt>
      <w:sdtPr>
        <w:rPr>
          <w:color w:val="4472C4" w:themeColor="accent1"/>
        </w:rPr>
        <w:alias w:val="Otsikko"/>
        <w:tag w:val=""/>
        <w:id w:val="664756013"/>
        <w:placeholder>
          <w:docPart w:val="86F9B9E8555C4A6D94188F1A93112E1B"/>
        </w:placeholder>
        <w:dataBinding w:prefixMappings="xmlns:ns0='http://purl.org/dc/elements/1.1/' xmlns:ns1='http://schemas.openxmlformats.org/package/2006/metadata/core-properties' " w:xpath="/ns1:coreProperties[1]/ns0:title[1]" w:storeItemID="{6C3C8BC8-F283-45AE-878A-BAB7291924A1}"/>
        <w:text/>
      </w:sdtPr>
      <w:sdtContent>
        <w:r w:rsidR="00547EFF">
          <w:rPr>
            <w:color w:val="4472C4" w:themeColor="accent1"/>
          </w:rPr>
          <w:t>Word(tekstinkäsittely)</w:t>
        </w:r>
      </w:sdtContent>
    </w:sdt>
    <w:r w:rsidR="00547EFF">
      <w:rPr>
        <w:color w:val="4472C4" w:themeColor="accent1"/>
      </w:rPr>
      <w:t xml:space="preserve"> | </w:t>
    </w:r>
    <w:sdt>
      <w:sdtPr>
        <w:rPr>
          <w:color w:val="4472C4" w:themeColor="accent1"/>
        </w:rPr>
        <w:alias w:val="Tekijä"/>
        <w:tag w:val=""/>
        <w:id w:val="-1677181147"/>
        <w:placeholder>
          <w:docPart w:val="AF3BE4C68BEB478EBABDF5AD5DE46F27"/>
        </w:placeholder>
        <w:dataBinding w:prefixMappings="xmlns:ns0='http://purl.org/dc/elements/1.1/' xmlns:ns1='http://schemas.openxmlformats.org/package/2006/metadata/core-properties' " w:xpath="/ns1:coreProperties[1]/ns0:creator[1]" w:storeItemID="{6C3C8BC8-F283-45AE-878A-BAB7291924A1}"/>
        <w:text/>
      </w:sdtPr>
      <w:sdtContent>
        <w:r w:rsidR="00775B95">
          <w:rPr>
            <w:color w:val="4472C4" w:themeColor="accent1"/>
          </w:rPr>
          <w:t>Valtteri Pitkänen 9.5.2021</w:t>
        </w:r>
      </w:sdtContent>
    </w:sdt>
  </w:p>
  <w:p w14:paraId="5445D981" w14:textId="77777777" w:rsidR="00547EFF" w:rsidRDefault="00547EFF">
    <w:pPr>
      <w:pStyle w:val="Yltunnis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57470" w14:textId="1AD16517" w:rsidR="007150FA" w:rsidRDefault="007150FA">
    <w:pPr>
      <w:pStyle w:val="Yltunniste"/>
    </w:pPr>
    <w:ins w:id="20" w:author="Valtteri Pitkänen" w:date="2021-05-09T12:32:00Z">
      <w:r>
        <w:rPr>
          <w:noProof/>
        </w:rPr>
        <w:pict w14:anchorId="37322C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7554828" o:spid="_x0000_s2050" type="#_x0000_t136" style="position:absolute;margin-left:0;margin-top:0;width:611.45pt;height:67.9pt;rotation:315;z-index:-251657216;mso-position-horizontal:center;mso-position-horizontal-relative:margin;mso-position-vertical:center;mso-position-vertical-relative:margin" o:allowincell="f" fillcolor="silver" stroked="f">
            <v:fill opacity=".5"/>
            <v:textpath style="font-family:&quot;Verdana&quot;;font-size:1pt" string="Työvälineohjelmat"/>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7583E"/>
    <w:multiLevelType w:val="hybridMultilevel"/>
    <w:tmpl w:val="07B4E334"/>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67253810"/>
    <w:multiLevelType w:val="hybridMultilevel"/>
    <w:tmpl w:val="875A2936"/>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ltteri Pitkänen">
    <w15:presenceInfo w15:providerId="Windows Live" w15:userId="951113f34678ef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trackRevisions/>
  <w:defaultTabStop w:val="1304"/>
  <w:autoHyphenation/>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840"/>
    <w:rsid w:val="00030BE6"/>
    <w:rsid w:val="00171840"/>
    <w:rsid w:val="004852E8"/>
    <w:rsid w:val="00547EFF"/>
    <w:rsid w:val="007150FA"/>
    <w:rsid w:val="00775B95"/>
    <w:rsid w:val="00AE3A30"/>
    <w:rsid w:val="00BC590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29BE3250"/>
  <w15:chartTrackingRefBased/>
  <w15:docId w15:val="{22ABA563-F34D-44FB-A004-3F706E2F0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171840"/>
    <w:pPr>
      <w:spacing w:after="240" w:line="240" w:lineRule="auto"/>
    </w:pPr>
    <w:rPr>
      <w:rFonts w:ascii="Verdana" w:hAnsi="Verdana"/>
      <w:sz w:val="24"/>
    </w:rPr>
  </w:style>
  <w:style w:type="paragraph" w:styleId="Otsikko1">
    <w:name w:val="heading 1"/>
    <w:basedOn w:val="Normaali"/>
    <w:next w:val="Normaali"/>
    <w:link w:val="Otsikko1Char"/>
    <w:uiPriority w:val="9"/>
    <w:qFormat/>
    <w:rsid w:val="00171840"/>
    <w:pPr>
      <w:keepNext/>
      <w:keepLines/>
      <w:spacing w:before="240" w:after="0"/>
      <w:outlineLvl w:val="0"/>
    </w:pPr>
    <w:rPr>
      <w:rFonts w:ascii="Times New Roman" w:eastAsiaTheme="majorEastAsia" w:hAnsi="Times New Roman" w:cstheme="majorHAnsi"/>
      <w:color w:val="2F5496" w:themeColor="accent1" w:themeShade="BF"/>
      <w:sz w:val="36"/>
      <w:szCs w:val="32"/>
    </w:rPr>
  </w:style>
  <w:style w:type="paragraph" w:styleId="Otsikko2">
    <w:name w:val="heading 2"/>
    <w:basedOn w:val="Normaali"/>
    <w:next w:val="Normaali"/>
    <w:link w:val="Otsikko2Char"/>
    <w:autoRedefine/>
    <w:uiPriority w:val="9"/>
    <w:unhideWhenUsed/>
    <w:qFormat/>
    <w:rsid w:val="00171840"/>
    <w:pPr>
      <w:keepNext/>
      <w:keepLines/>
      <w:spacing w:before="40" w:after="0"/>
      <w:outlineLvl w:val="1"/>
    </w:pPr>
    <w:rPr>
      <w:rFonts w:ascii="Times New Roman" w:eastAsiaTheme="majorEastAsia" w:hAnsi="Times New Roman" w:cstheme="majorBidi"/>
      <w:color w:val="2F5496" w:themeColor="accent1" w:themeShade="BF"/>
      <w:sz w:val="28"/>
      <w:szCs w:val="26"/>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Eivli">
    <w:name w:val="No Spacing"/>
    <w:link w:val="EivliChar"/>
    <w:uiPriority w:val="1"/>
    <w:qFormat/>
    <w:rsid w:val="00171840"/>
    <w:pPr>
      <w:spacing w:after="0" w:line="240" w:lineRule="auto"/>
    </w:pPr>
    <w:rPr>
      <w:rFonts w:eastAsiaTheme="minorEastAsia"/>
      <w:lang w:eastAsia="fi-FI"/>
    </w:rPr>
  </w:style>
  <w:style w:type="character" w:customStyle="1" w:styleId="EivliChar">
    <w:name w:val="Ei väliä Char"/>
    <w:basedOn w:val="Kappaleenoletusfontti"/>
    <w:link w:val="Eivli"/>
    <w:uiPriority w:val="1"/>
    <w:rsid w:val="00171840"/>
    <w:rPr>
      <w:rFonts w:eastAsiaTheme="minorEastAsia"/>
      <w:lang w:eastAsia="fi-FI"/>
    </w:rPr>
  </w:style>
  <w:style w:type="character" w:customStyle="1" w:styleId="Otsikko1Char">
    <w:name w:val="Otsikko 1 Char"/>
    <w:basedOn w:val="Kappaleenoletusfontti"/>
    <w:link w:val="Otsikko1"/>
    <w:uiPriority w:val="9"/>
    <w:rsid w:val="00171840"/>
    <w:rPr>
      <w:rFonts w:ascii="Times New Roman" w:eastAsiaTheme="majorEastAsia" w:hAnsi="Times New Roman" w:cstheme="majorHAnsi"/>
      <w:color w:val="2F5496" w:themeColor="accent1" w:themeShade="BF"/>
      <w:sz w:val="36"/>
      <w:szCs w:val="32"/>
    </w:rPr>
  </w:style>
  <w:style w:type="character" w:customStyle="1" w:styleId="Otsikko2Char">
    <w:name w:val="Otsikko 2 Char"/>
    <w:basedOn w:val="Kappaleenoletusfontti"/>
    <w:link w:val="Otsikko2"/>
    <w:uiPriority w:val="9"/>
    <w:rsid w:val="00171840"/>
    <w:rPr>
      <w:rFonts w:ascii="Times New Roman" w:eastAsiaTheme="majorEastAsia" w:hAnsi="Times New Roman" w:cstheme="majorBidi"/>
      <w:color w:val="2F5496" w:themeColor="accent1" w:themeShade="BF"/>
      <w:sz w:val="28"/>
      <w:szCs w:val="26"/>
    </w:rPr>
  </w:style>
  <w:style w:type="paragraph" w:styleId="Sisllysluettelonotsikko">
    <w:name w:val="TOC Heading"/>
    <w:basedOn w:val="Otsikko1"/>
    <w:next w:val="Normaali"/>
    <w:uiPriority w:val="39"/>
    <w:unhideWhenUsed/>
    <w:qFormat/>
    <w:rsid w:val="00171840"/>
    <w:pPr>
      <w:spacing w:line="259" w:lineRule="auto"/>
      <w:outlineLvl w:val="9"/>
    </w:pPr>
    <w:rPr>
      <w:rFonts w:asciiTheme="majorHAnsi" w:hAnsiTheme="majorHAnsi" w:cstheme="majorBidi"/>
      <w:sz w:val="32"/>
      <w:lang w:eastAsia="fi-FI"/>
    </w:rPr>
  </w:style>
  <w:style w:type="paragraph" w:styleId="Sisluet2">
    <w:name w:val="toc 2"/>
    <w:basedOn w:val="Normaali"/>
    <w:next w:val="Normaali"/>
    <w:autoRedefine/>
    <w:uiPriority w:val="39"/>
    <w:unhideWhenUsed/>
    <w:rsid w:val="00171840"/>
    <w:pPr>
      <w:spacing w:after="100" w:line="259" w:lineRule="auto"/>
      <w:ind w:left="220"/>
    </w:pPr>
    <w:rPr>
      <w:rFonts w:asciiTheme="minorHAnsi" w:eastAsiaTheme="minorEastAsia" w:hAnsiTheme="minorHAnsi" w:cs="Times New Roman"/>
      <w:sz w:val="22"/>
      <w:lang w:eastAsia="fi-FI"/>
    </w:rPr>
  </w:style>
  <w:style w:type="paragraph" w:styleId="Sisluet1">
    <w:name w:val="toc 1"/>
    <w:basedOn w:val="Normaali"/>
    <w:next w:val="Normaali"/>
    <w:autoRedefine/>
    <w:uiPriority w:val="39"/>
    <w:unhideWhenUsed/>
    <w:rsid w:val="00171840"/>
    <w:pPr>
      <w:spacing w:after="100" w:line="259" w:lineRule="auto"/>
    </w:pPr>
    <w:rPr>
      <w:rFonts w:asciiTheme="minorHAnsi" w:eastAsiaTheme="minorEastAsia" w:hAnsiTheme="minorHAnsi" w:cs="Times New Roman"/>
      <w:sz w:val="22"/>
      <w:lang w:eastAsia="fi-FI"/>
    </w:rPr>
  </w:style>
  <w:style w:type="paragraph" w:styleId="Sisluet3">
    <w:name w:val="toc 3"/>
    <w:basedOn w:val="Normaali"/>
    <w:next w:val="Normaali"/>
    <w:autoRedefine/>
    <w:uiPriority w:val="39"/>
    <w:unhideWhenUsed/>
    <w:rsid w:val="00171840"/>
    <w:pPr>
      <w:spacing w:after="100" w:line="259" w:lineRule="auto"/>
      <w:ind w:left="440"/>
    </w:pPr>
    <w:rPr>
      <w:rFonts w:asciiTheme="minorHAnsi" w:eastAsiaTheme="minorEastAsia" w:hAnsiTheme="minorHAnsi" w:cs="Times New Roman"/>
      <w:sz w:val="22"/>
      <w:lang w:eastAsia="fi-FI"/>
    </w:rPr>
  </w:style>
  <w:style w:type="paragraph" w:styleId="Yltunniste">
    <w:name w:val="header"/>
    <w:basedOn w:val="Normaali"/>
    <w:link w:val="YltunnisteChar"/>
    <w:uiPriority w:val="99"/>
    <w:unhideWhenUsed/>
    <w:rsid w:val="00547EFF"/>
    <w:pPr>
      <w:tabs>
        <w:tab w:val="center" w:pos="4819"/>
        <w:tab w:val="right" w:pos="9638"/>
      </w:tabs>
      <w:spacing w:after="0"/>
    </w:pPr>
  </w:style>
  <w:style w:type="character" w:customStyle="1" w:styleId="YltunnisteChar">
    <w:name w:val="Ylätunniste Char"/>
    <w:basedOn w:val="Kappaleenoletusfontti"/>
    <w:link w:val="Yltunniste"/>
    <w:uiPriority w:val="99"/>
    <w:rsid w:val="00547EFF"/>
    <w:rPr>
      <w:rFonts w:ascii="Verdana" w:hAnsi="Verdana"/>
      <w:sz w:val="24"/>
    </w:rPr>
  </w:style>
  <w:style w:type="paragraph" w:styleId="Alatunniste">
    <w:name w:val="footer"/>
    <w:basedOn w:val="Normaali"/>
    <w:link w:val="AlatunnisteChar"/>
    <w:uiPriority w:val="99"/>
    <w:unhideWhenUsed/>
    <w:rsid w:val="00547EFF"/>
    <w:pPr>
      <w:tabs>
        <w:tab w:val="center" w:pos="4819"/>
        <w:tab w:val="right" w:pos="9638"/>
      </w:tabs>
      <w:spacing w:after="0"/>
    </w:pPr>
  </w:style>
  <w:style w:type="character" w:customStyle="1" w:styleId="AlatunnisteChar">
    <w:name w:val="Alatunniste Char"/>
    <w:basedOn w:val="Kappaleenoletusfontti"/>
    <w:link w:val="Alatunniste"/>
    <w:uiPriority w:val="99"/>
    <w:rsid w:val="00547EFF"/>
    <w:rPr>
      <w:rFonts w:ascii="Verdana" w:hAnsi="Verdana"/>
      <w:sz w:val="24"/>
    </w:rPr>
  </w:style>
  <w:style w:type="paragraph" w:styleId="Luettelokappale">
    <w:name w:val="List Paragraph"/>
    <w:basedOn w:val="Normaali"/>
    <w:uiPriority w:val="34"/>
    <w:qFormat/>
    <w:rsid w:val="00547EFF"/>
    <w:pPr>
      <w:ind w:left="720"/>
      <w:contextualSpacing/>
    </w:pPr>
  </w:style>
  <w:style w:type="paragraph" w:styleId="Kuvaotsikko">
    <w:name w:val="caption"/>
    <w:basedOn w:val="Normaali"/>
    <w:next w:val="Normaali"/>
    <w:uiPriority w:val="35"/>
    <w:unhideWhenUsed/>
    <w:qFormat/>
    <w:rsid w:val="00775B95"/>
    <w:pPr>
      <w:spacing w:after="200"/>
    </w:pPr>
    <w:rPr>
      <w:i/>
      <w:iCs/>
      <w:color w:val="44546A" w:themeColor="text2"/>
      <w:sz w:val="18"/>
      <w:szCs w:val="18"/>
    </w:rPr>
  </w:style>
  <w:style w:type="paragraph" w:customStyle="1" w:styleId="OmaTyyli">
    <w:name w:val="OmaTyyli"/>
    <w:basedOn w:val="Normaali"/>
    <w:qFormat/>
    <w:rsid w:val="00775B95"/>
    <w:pPr>
      <w:pBdr>
        <w:left w:val="single" w:sz="4" w:space="4" w:color="auto"/>
      </w:pBdr>
      <w:shd w:val="clear" w:color="auto" w:fill="FFFFFF" w:themeFill="background1"/>
      <w:spacing w:after="0"/>
      <w:ind w:left="1134" w:right="567"/>
      <w:contextualSpacing/>
    </w:pPr>
    <w:rPr>
      <w:rFonts w:ascii="Lucida Console" w:hAnsi="Lucida Console"/>
      <w:i/>
    </w:rPr>
  </w:style>
  <w:style w:type="character" w:styleId="Kommentinviite">
    <w:name w:val="annotation reference"/>
    <w:basedOn w:val="Kappaleenoletusfontti"/>
    <w:uiPriority w:val="99"/>
    <w:semiHidden/>
    <w:unhideWhenUsed/>
    <w:rsid w:val="00AE3A30"/>
    <w:rPr>
      <w:sz w:val="16"/>
      <w:szCs w:val="16"/>
    </w:rPr>
  </w:style>
  <w:style w:type="paragraph" w:styleId="Kommentinteksti">
    <w:name w:val="annotation text"/>
    <w:basedOn w:val="Normaali"/>
    <w:link w:val="KommentintekstiChar"/>
    <w:uiPriority w:val="99"/>
    <w:semiHidden/>
    <w:unhideWhenUsed/>
    <w:rsid w:val="00AE3A30"/>
    <w:rPr>
      <w:sz w:val="20"/>
      <w:szCs w:val="20"/>
    </w:rPr>
  </w:style>
  <w:style w:type="character" w:customStyle="1" w:styleId="KommentintekstiChar">
    <w:name w:val="Kommentin teksti Char"/>
    <w:basedOn w:val="Kappaleenoletusfontti"/>
    <w:link w:val="Kommentinteksti"/>
    <w:uiPriority w:val="99"/>
    <w:semiHidden/>
    <w:rsid w:val="00AE3A30"/>
    <w:rPr>
      <w:rFonts w:ascii="Verdana" w:hAnsi="Verdana"/>
      <w:sz w:val="20"/>
      <w:szCs w:val="20"/>
    </w:rPr>
  </w:style>
  <w:style w:type="paragraph" w:styleId="Kommentinotsikko">
    <w:name w:val="annotation subject"/>
    <w:basedOn w:val="Kommentinteksti"/>
    <w:next w:val="Kommentinteksti"/>
    <w:link w:val="KommentinotsikkoChar"/>
    <w:uiPriority w:val="99"/>
    <w:semiHidden/>
    <w:unhideWhenUsed/>
    <w:rsid w:val="00AE3A30"/>
    <w:rPr>
      <w:b/>
      <w:bCs/>
    </w:rPr>
  </w:style>
  <w:style w:type="character" w:customStyle="1" w:styleId="KommentinotsikkoChar">
    <w:name w:val="Kommentin otsikko Char"/>
    <w:basedOn w:val="KommentintekstiChar"/>
    <w:link w:val="Kommentinotsikko"/>
    <w:uiPriority w:val="99"/>
    <w:semiHidden/>
    <w:rsid w:val="00AE3A30"/>
    <w:rPr>
      <w:rFonts w:ascii="Verdana" w:hAnsi="Verdana"/>
      <w:b/>
      <w:bCs/>
      <w:sz w:val="20"/>
      <w:szCs w:val="20"/>
    </w:rPr>
  </w:style>
  <w:style w:type="table" w:styleId="TaulukkoRuudukko">
    <w:name w:val="Table Grid"/>
    <w:basedOn w:val="Normaalitaulukko"/>
    <w:uiPriority w:val="39"/>
    <w:rsid w:val="00AE3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hyperlink" Target="https://pxhere.com/fi/photo/41640"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microsoft.com/office/2018/08/relationships/commentsExtensible" Target="commentsExtensible.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F9B9E8555C4A6D94188F1A93112E1B"/>
        <w:category>
          <w:name w:val="Yleiset"/>
          <w:gallery w:val="placeholder"/>
        </w:category>
        <w:types>
          <w:type w:val="bbPlcHdr"/>
        </w:types>
        <w:behaviors>
          <w:behavior w:val="content"/>
        </w:behaviors>
        <w:guid w:val="{13E8C4B3-593D-423E-B3AD-3256F9A6486A}"/>
      </w:docPartPr>
      <w:docPartBody>
        <w:p w:rsidR="00000000" w:rsidRDefault="00D4753C" w:rsidP="00D4753C">
          <w:pPr>
            <w:pStyle w:val="86F9B9E8555C4A6D94188F1A93112E1B"/>
          </w:pPr>
          <w:r>
            <w:rPr>
              <w:color w:val="4472C4" w:themeColor="accent1"/>
            </w:rPr>
            <w:t>[Tiedoston otsikko]</w:t>
          </w:r>
        </w:p>
      </w:docPartBody>
    </w:docPart>
    <w:docPart>
      <w:docPartPr>
        <w:name w:val="AF3BE4C68BEB478EBABDF5AD5DE46F27"/>
        <w:category>
          <w:name w:val="Yleiset"/>
          <w:gallery w:val="placeholder"/>
        </w:category>
        <w:types>
          <w:type w:val="bbPlcHdr"/>
        </w:types>
        <w:behaviors>
          <w:behavior w:val="content"/>
        </w:behaviors>
        <w:guid w:val="{7BADC60D-811F-4C11-9725-1A878C35F86F}"/>
      </w:docPartPr>
      <w:docPartBody>
        <w:p w:rsidR="00000000" w:rsidRDefault="00D4753C" w:rsidP="00D4753C">
          <w:pPr>
            <w:pStyle w:val="AF3BE4C68BEB478EBABDF5AD5DE46F27"/>
          </w:pPr>
          <w:r>
            <w:t>[Tekijän nimi]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53C"/>
    <w:rsid w:val="00153D24"/>
    <w:rsid w:val="00D4753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i-FI" w:eastAsia="fi-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customStyle="1" w:styleId="294BC8F609E64C9695243AD80F4470C5">
    <w:name w:val="294BC8F609E64C9695243AD80F4470C5"/>
    <w:rsid w:val="00D4753C"/>
  </w:style>
  <w:style w:type="paragraph" w:customStyle="1" w:styleId="0A468A8911AE4AE68CA0CEAD4FDA7AF4">
    <w:name w:val="0A468A8911AE4AE68CA0CEAD4FDA7AF4"/>
    <w:rsid w:val="00D4753C"/>
  </w:style>
  <w:style w:type="paragraph" w:customStyle="1" w:styleId="EF6087FF13554289A40BCE50CF1D178B">
    <w:name w:val="EF6087FF13554289A40BCE50CF1D178B"/>
    <w:rsid w:val="00D4753C"/>
  </w:style>
  <w:style w:type="paragraph" w:customStyle="1" w:styleId="86F9B9E8555C4A6D94188F1A93112E1B">
    <w:name w:val="86F9B9E8555C4A6D94188F1A93112E1B"/>
    <w:rsid w:val="00D4753C"/>
  </w:style>
  <w:style w:type="paragraph" w:customStyle="1" w:styleId="AF3BE4C68BEB478EBABDF5AD5DE46F27">
    <w:name w:val="AF3BE4C68BEB478EBABDF5AD5DE46F27"/>
    <w:rsid w:val="00D4753C"/>
  </w:style>
  <w:style w:type="paragraph" w:customStyle="1" w:styleId="C45D0CF6D90B4DDC8DE8D06C871AD794">
    <w:name w:val="C45D0CF6D90B4DDC8DE8D06C871AD794"/>
    <w:rsid w:val="00D4753C"/>
  </w:style>
  <w:style w:type="paragraph" w:customStyle="1" w:styleId="F84D39AC12534B8CAD2F2294BDF919C3">
    <w:name w:val="F84D39AC12534B8CAD2F2294BDF919C3"/>
    <w:rsid w:val="00D4753C"/>
  </w:style>
  <w:style w:type="paragraph" w:customStyle="1" w:styleId="988C4E41FF754009821B62F34E3EB304">
    <w:name w:val="988C4E41FF754009821B62F34E3EB304"/>
    <w:rsid w:val="00D4753C"/>
  </w:style>
  <w:style w:type="paragraph" w:customStyle="1" w:styleId="429897ACB5914149B167C7C4D65C0A7B">
    <w:name w:val="429897ACB5914149B167C7C4D65C0A7B"/>
    <w:rsid w:val="00D4753C"/>
  </w:style>
  <w:style w:type="paragraph" w:customStyle="1" w:styleId="44BC80013AE0432CB464BD0BB93CCB17">
    <w:name w:val="44BC80013AE0432CB464BD0BB93CCB17"/>
    <w:rsid w:val="00D4753C"/>
  </w:style>
  <w:style w:type="paragraph" w:customStyle="1" w:styleId="50A9038DF5FF4C65AC66D9C8FA74094E">
    <w:name w:val="50A9038DF5FF4C65AC66D9C8FA74094E"/>
    <w:rsid w:val="00D4753C"/>
  </w:style>
  <w:style w:type="paragraph" w:customStyle="1" w:styleId="8C172FBDBA1C4261A126FF7AD606F07D">
    <w:name w:val="8C172FBDBA1C4261A126FF7AD606F07D"/>
    <w:rsid w:val="00D4753C"/>
  </w:style>
  <w:style w:type="paragraph" w:customStyle="1" w:styleId="B62DFAB4C4A74955BA7A9CEBFA600AA0">
    <w:name w:val="B62DFAB4C4A74955BA7A9CEBFA600AA0"/>
    <w:rsid w:val="00D475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C07B29-4A3C-4088-8334-32BB4D533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6</Pages>
  <Words>1329</Words>
  <Characters>10771</Characters>
  <Application>Microsoft Office Word</Application>
  <DocSecurity>0</DocSecurity>
  <Lines>89</Lines>
  <Paragraphs>24</Paragraphs>
  <ScaleCrop>false</ScaleCrop>
  <HeadingPairs>
    <vt:vector size="2" baseType="variant">
      <vt:variant>
        <vt:lpstr>Otsikko</vt:lpstr>
      </vt:variant>
      <vt:variant>
        <vt:i4>1</vt:i4>
      </vt:variant>
    </vt:vector>
  </HeadingPairs>
  <TitlesOfParts>
    <vt:vector size="1" baseType="lpstr">
      <vt:lpstr>Word(tekstinkäsittely)</vt:lpstr>
    </vt:vector>
  </TitlesOfParts>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Word(tekstinkäsittely)</dc:title>
  <dc:subject/>
  <dc:creator>Valtteri Pitkänen 9.5.2021</dc:creator>
  <cp:keywords/>
  <dc:description/>
  <cp:lastModifiedBy>Valtteri Pitkänen</cp:lastModifiedBy>
  <cp:revision>1</cp:revision>
  <dcterms:created xsi:type="dcterms:W3CDTF">2021-05-08T21:19:00Z</dcterms:created>
  <dcterms:modified xsi:type="dcterms:W3CDTF">2021-05-09T09:32:00Z</dcterms:modified>
</cp:coreProperties>
</file>